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4"/>
          <w:szCs w:val="24"/>
          <w:lang w:val="es-ES"/>
        </w:rPr>
        <w:id w:val="-1446994192"/>
        <w:docPartObj>
          <w:docPartGallery w:val="Table of Contents"/>
          <w:docPartUnique/>
        </w:docPartObj>
      </w:sdtPr>
      <w:sdtEndPr>
        <w:rPr>
          <w:noProof/>
          <w:lang w:val="es-ES_tradnl"/>
        </w:rPr>
      </w:sdtEndPr>
      <w:sdtContent>
        <w:p w14:paraId="282BB21C" w14:textId="524F0BBE" w:rsidR="00C407F7" w:rsidRDefault="00C407F7">
          <w:pPr>
            <w:pStyle w:val="Encabezadodetabladecontenido"/>
          </w:pPr>
          <w:r>
            <w:rPr>
              <w:lang w:val="es-ES"/>
            </w:rPr>
            <w:t>Tabla de contenido</w:t>
          </w:r>
        </w:p>
        <w:p w14:paraId="7269657A" w14:textId="77777777" w:rsidR="005611E1" w:rsidRDefault="00C407F7">
          <w:pPr>
            <w:pStyle w:val="TDC1"/>
            <w:tabs>
              <w:tab w:val="left" w:pos="438"/>
              <w:tab w:val="right" w:leader="dot" w:pos="8828"/>
            </w:tabs>
            <w:rPr>
              <w:b w:val="0"/>
              <w:noProof/>
              <w:lang w:val="es-CL" w:eastAsia="ja-JP"/>
            </w:rPr>
          </w:pPr>
          <w:r>
            <w:rPr>
              <w:b w:val="0"/>
            </w:rPr>
            <w:fldChar w:fldCharType="begin"/>
          </w:r>
          <w:r>
            <w:instrText>TOC \o "1-3" \h \z \u</w:instrText>
          </w:r>
          <w:r>
            <w:rPr>
              <w:b w:val="0"/>
            </w:rPr>
            <w:fldChar w:fldCharType="separate"/>
          </w:r>
          <w:r w:rsidR="005611E1" w:rsidRPr="00CF680B">
            <w:rPr>
              <w:noProof/>
            </w:rPr>
            <w:t>1.</w:t>
          </w:r>
          <w:r w:rsidR="005611E1">
            <w:rPr>
              <w:b w:val="0"/>
              <w:noProof/>
              <w:lang w:val="es-CL" w:eastAsia="ja-JP"/>
            </w:rPr>
            <w:tab/>
          </w:r>
          <w:r w:rsidR="005611E1" w:rsidRPr="00CF680B">
            <w:rPr>
              <w:noProof/>
            </w:rPr>
            <w:t>Corrección problema, objetivos generales y específicos:</w:t>
          </w:r>
          <w:r w:rsidR="005611E1">
            <w:rPr>
              <w:noProof/>
            </w:rPr>
            <w:tab/>
          </w:r>
          <w:r w:rsidR="005611E1">
            <w:rPr>
              <w:noProof/>
            </w:rPr>
            <w:fldChar w:fldCharType="begin"/>
          </w:r>
          <w:r w:rsidR="005611E1">
            <w:rPr>
              <w:noProof/>
            </w:rPr>
            <w:instrText xml:space="preserve"> PAGEREF _Toc290001243 \h </w:instrText>
          </w:r>
          <w:r w:rsidR="005611E1">
            <w:rPr>
              <w:noProof/>
            </w:rPr>
          </w:r>
          <w:r w:rsidR="005611E1">
            <w:rPr>
              <w:noProof/>
            </w:rPr>
            <w:fldChar w:fldCharType="separate"/>
          </w:r>
          <w:r w:rsidR="005611E1">
            <w:rPr>
              <w:noProof/>
            </w:rPr>
            <w:t>1</w:t>
          </w:r>
          <w:r w:rsidR="005611E1">
            <w:rPr>
              <w:noProof/>
            </w:rPr>
            <w:fldChar w:fldCharType="end"/>
          </w:r>
        </w:p>
        <w:p w14:paraId="5066FE18" w14:textId="77777777" w:rsidR="005611E1" w:rsidRDefault="005611E1">
          <w:pPr>
            <w:pStyle w:val="TDC2"/>
            <w:tabs>
              <w:tab w:val="left" w:pos="843"/>
              <w:tab w:val="right" w:leader="dot" w:pos="8828"/>
            </w:tabs>
            <w:rPr>
              <w:b w:val="0"/>
              <w:noProof/>
              <w:sz w:val="24"/>
              <w:szCs w:val="24"/>
              <w:lang w:val="es-CL" w:eastAsia="ja-JP"/>
            </w:rPr>
          </w:pPr>
          <w:r>
            <w:rPr>
              <w:noProof/>
            </w:rPr>
            <w:t>1.1.</w:t>
          </w:r>
          <w:r>
            <w:rPr>
              <w:b w:val="0"/>
              <w:noProof/>
              <w:sz w:val="24"/>
              <w:szCs w:val="24"/>
              <w:lang w:val="es-CL" w:eastAsia="ja-JP"/>
            </w:rPr>
            <w:tab/>
          </w:r>
          <w:r>
            <w:rPr>
              <w:noProof/>
            </w:rPr>
            <w:t>Técnica 5 “por qué’s”</w:t>
          </w:r>
          <w:r>
            <w:rPr>
              <w:noProof/>
            </w:rPr>
            <w:tab/>
          </w:r>
          <w:r>
            <w:rPr>
              <w:noProof/>
            </w:rPr>
            <w:fldChar w:fldCharType="begin"/>
          </w:r>
          <w:r>
            <w:rPr>
              <w:noProof/>
            </w:rPr>
            <w:instrText xml:space="preserve"> PAGEREF _Toc290001244 \h </w:instrText>
          </w:r>
          <w:r>
            <w:rPr>
              <w:noProof/>
            </w:rPr>
          </w:r>
          <w:r>
            <w:rPr>
              <w:noProof/>
            </w:rPr>
            <w:fldChar w:fldCharType="separate"/>
          </w:r>
          <w:r>
            <w:rPr>
              <w:noProof/>
            </w:rPr>
            <w:t>2</w:t>
          </w:r>
          <w:r>
            <w:rPr>
              <w:noProof/>
            </w:rPr>
            <w:fldChar w:fldCharType="end"/>
          </w:r>
        </w:p>
        <w:p w14:paraId="1A2EB377" w14:textId="77777777" w:rsidR="005611E1" w:rsidRDefault="005611E1">
          <w:pPr>
            <w:pStyle w:val="TDC2"/>
            <w:tabs>
              <w:tab w:val="left" w:pos="843"/>
              <w:tab w:val="right" w:leader="dot" w:pos="8828"/>
            </w:tabs>
            <w:rPr>
              <w:b w:val="0"/>
              <w:noProof/>
              <w:sz w:val="24"/>
              <w:szCs w:val="24"/>
              <w:lang w:val="es-CL" w:eastAsia="ja-JP"/>
            </w:rPr>
          </w:pPr>
          <w:r>
            <w:rPr>
              <w:noProof/>
            </w:rPr>
            <w:t>1.2.</w:t>
          </w:r>
          <w:r>
            <w:rPr>
              <w:b w:val="0"/>
              <w:noProof/>
              <w:sz w:val="24"/>
              <w:szCs w:val="24"/>
              <w:lang w:val="es-CL" w:eastAsia="ja-JP"/>
            </w:rPr>
            <w:tab/>
          </w:r>
          <w:r>
            <w:rPr>
              <w:noProof/>
            </w:rPr>
            <w:t>Técnica Ishikawa</w:t>
          </w:r>
          <w:r>
            <w:rPr>
              <w:noProof/>
            </w:rPr>
            <w:tab/>
          </w:r>
          <w:r>
            <w:rPr>
              <w:noProof/>
            </w:rPr>
            <w:fldChar w:fldCharType="begin"/>
          </w:r>
          <w:r>
            <w:rPr>
              <w:noProof/>
            </w:rPr>
            <w:instrText xml:space="preserve"> PAGEREF _Toc290001245 \h </w:instrText>
          </w:r>
          <w:r>
            <w:rPr>
              <w:noProof/>
            </w:rPr>
          </w:r>
          <w:r>
            <w:rPr>
              <w:noProof/>
            </w:rPr>
            <w:fldChar w:fldCharType="separate"/>
          </w:r>
          <w:r>
            <w:rPr>
              <w:noProof/>
            </w:rPr>
            <w:t>3</w:t>
          </w:r>
          <w:r>
            <w:rPr>
              <w:noProof/>
            </w:rPr>
            <w:fldChar w:fldCharType="end"/>
          </w:r>
        </w:p>
        <w:p w14:paraId="0CA7A06B" w14:textId="77777777" w:rsidR="005611E1" w:rsidRDefault="005611E1">
          <w:pPr>
            <w:pStyle w:val="TDC2"/>
            <w:tabs>
              <w:tab w:val="left" w:pos="843"/>
              <w:tab w:val="right" w:leader="dot" w:pos="8828"/>
            </w:tabs>
            <w:rPr>
              <w:b w:val="0"/>
              <w:noProof/>
              <w:sz w:val="24"/>
              <w:szCs w:val="24"/>
              <w:lang w:val="es-CL" w:eastAsia="ja-JP"/>
            </w:rPr>
          </w:pPr>
          <w:r>
            <w:rPr>
              <w:noProof/>
            </w:rPr>
            <w:t>1.3.</w:t>
          </w:r>
          <w:r>
            <w:rPr>
              <w:b w:val="0"/>
              <w:noProof/>
              <w:sz w:val="24"/>
              <w:szCs w:val="24"/>
              <w:lang w:val="es-CL" w:eastAsia="ja-JP"/>
            </w:rPr>
            <w:tab/>
          </w:r>
          <w:r>
            <w:rPr>
              <w:noProof/>
            </w:rPr>
            <w:t>Objetivos</w:t>
          </w:r>
          <w:r>
            <w:rPr>
              <w:noProof/>
            </w:rPr>
            <w:tab/>
          </w:r>
          <w:r>
            <w:rPr>
              <w:noProof/>
            </w:rPr>
            <w:fldChar w:fldCharType="begin"/>
          </w:r>
          <w:r>
            <w:rPr>
              <w:noProof/>
            </w:rPr>
            <w:instrText xml:space="preserve"> PAGEREF _Toc290001246 \h </w:instrText>
          </w:r>
          <w:r>
            <w:rPr>
              <w:noProof/>
            </w:rPr>
          </w:r>
          <w:r>
            <w:rPr>
              <w:noProof/>
            </w:rPr>
            <w:fldChar w:fldCharType="separate"/>
          </w:r>
          <w:r>
            <w:rPr>
              <w:noProof/>
            </w:rPr>
            <w:t>3</w:t>
          </w:r>
          <w:r>
            <w:rPr>
              <w:noProof/>
            </w:rPr>
            <w:fldChar w:fldCharType="end"/>
          </w:r>
        </w:p>
        <w:p w14:paraId="15C1E797" w14:textId="77777777" w:rsidR="005611E1" w:rsidRDefault="005611E1">
          <w:pPr>
            <w:pStyle w:val="TDC2"/>
            <w:tabs>
              <w:tab w:val="left" w:pos="843"/>
              <w:tab w:val="right" w:leader="dot" w:pos="8828"/>
            </w:tabs>
            <w:rPr>
              <w:b w:val="0"/>
              <w:noProof/>
              <w:sz w:val="24"/>
              <w:szCs w:val="24"/>
              <w:lang w:val="es-CL" w:eastAsia="ja-JP"/>
            </w:rPr>
          </w:pPr>
          <w:r w:rsidRPr="00CF680B">
            <w:rPr>
              <w:noProof/>
            </w:rPr>
            <w:t>1.4.</w:t>
          </w:r>
          <w:r>
            <w:rPr>
              <w:b w:val="0"/>
              <w:noProof/>
              <w:sz w:val="24"/>
              <w:szCs w:val="24"/>
              <w:lang w:val="es-CL" w:eastAsia="ja-JP"/>
            </w:rPr>
            <w:tab/>
          </w:r>
          <w:r w:rsidRPr="00CF680B">
            <w:rPr>
              <w:noProof/>
            </w:rPr>
            <w:t>Trazabilidad Causas/Objetivos</w:t>
          </w:r>
          <w:r>
            <w:rPr>
              <w:noProof/>
            </w:rPr>
            <w:tab/>
          </w:r>
          <w:r>
            <w:rPr>
              <w:noProof/>
            </w:rPr>
            <w:fldChar w:fldCharType="begin"/>
          </w:r>
          <w:r>
            <w:rPr>
              <w:noProof/>
            </w:rPr>
            <w:instrText xml:space="preserve"> PAGEREF _Toc290001247 \h </w:instrText>
          </w:r>
          <w:r>
            <w:rPr>
              <w:noProof/>
            </w:rPr>
          </w:r>
          <w:r>
            <w:rPr>
              <w:noProof/>
            </w:rPr>
            <w:fldChar w:fldCharType="separate"/>
          </w:r>
          <w:r>
            <w:rPr>
              <w:noProof/>
            </w:rPr>
            <w:t>4</w:t>
          </w:r>
          <w:r>
            <w:rPr>
              <w:noProof/>
            </w:rPr>
            <w:fldChar w:fldCharType="end"/>
          </w:r>
        </w:p>
        <w:p w14:paraId="4ADE409B" w14:textId="77777777" w:rsidR="005611E1" w:rsidRDefault="005611E1">
          <w:pPr>
            <w:pStyle w:val="TDC1"/>
            <w:tabs>
              <w:tab w:val="left" w:pos="438"/>
              <w:tab w:val="right" w:leader="dot" w:pos="8828"/>
            </w:tabs>
            <w:rPr>
              <w:b w:val="0"/>
              <w:noProof/>
              <w:lang w:val="es-CL" w:eastAsia="ja-JP"/>
            </w:rPr>
          </w:pPr>
          <w:r>
            <w:rPr>
              <w:noProof/>
            </w:rPr>
            <w:t>2.</w:t>
          </w:r>
          <w:r>
            <w:rPr>
              <w:b w:val="0"/>
              <w:noProof/>
              <w:lang w:val="es-CL" w:eastAsia="ja-JP"/>
            </w:rPr>
            <w:tab/>
          </w:r>
          <w:r>
            <w:rPr>
              <w:noProof/>
            </w:rPr>
            <w:t>Modelo de Negocio BPMN Actual/Futura</w:t>
          </w:r>
          <w:r>
            <w:rPr>
              <w:noProof/>
            </w:rPr>
            <w:tab/>
          </w:r>
          <w:r>
            <w:rPr>
              <w:noProof/>
            </w:rPr>
            <w:fldChar w:fldCharType="begin"/>
          </w:r>
          <w:r>
            <w:rPr>
              <w:noProof/>
            </w:rPr>
            <w:instrText xml:space="preserve"> PAGEREF _Toc290001248 \h </w:instrText>
          </w:r>
          <w:r>
            <w:rPr>
              <w:noProof/>
            </w:rPr>
          </w:r>
          <w:r>
            <w:rPr>
              <w:noProof/>
            </w:rPr>
            <w:fldChar w:fldCharType="separate"/>
          </w:r>
          <w:r>
            <w:rPr>
              <w:noProof/>
            </w:rPr>
            <w:t>5</w:t>
          </w:r>
          <w:r>
            <w:rPr>
              <w:noProof/>
            </w:rPr>
            <w:fldChar w:fldCharType="end"/>
          </w:r>
        </w:p>
        <w:p w14:paraId="4B614F5A" w14:textId="77777777" w:rsidR="005611E1" w:rsidRDefault="005611E1">
          <w:pPr>
            <w:pStyle w:val="TDC2"/>
            <w:tabs>
              <w:tab w:val="left" w:pos="843"/>
              <w:tab w:val="right" w:leader="dot" w:pos="8828"/>
            </w:tabs>
            <w:rPr>
              <w:b w:val="0"/>
              <w:noProof/>
              <w:sz w:val="24"/>
              <w:szCs w:val="24"/>
              <w:lang w:val="es-CL" w:eastAsia="ja-JP"/>
            </w:rPr>
          </w:pPr>
          <w:r>
            <w:rPr>
              <w:noProof/>
            </w:rPr>
            <w:t>2.1.</w:t>
          </w:r>
          <w:r>
            <w:rPr>
              <w:b w:val="0"/>
              <w:noProof/>
              <w:sz w:val="24"/>
              <w:szCs w:val="24"/>
              <w:lang w:val="es-CL" w:eastAsia="ja-JP"/>
            </w:rPr>
            <w:tab/>
          </w:r>
          <w:r>
            <w:rPr>
              <w:noProof/>
            </w:rPr>
            <w:t>Actual</w:t>
          </w:r>
          <w:r>
            <w:rPr>
              <w:noProof/>
            </w:rPr>
            <w:tab/>
          </w:r>
          <w:r>
            <w:rPr>
              <w:noProof/>
            </w:rPr>
            <w:fldChar w:fldCharType="begin"/>
          </w:r>
          <w:r>
            <w:rPr>
              <w:noProof/>
            </w:rPr>
            <w:instrText xml:space="preserve"> PAGEREF _Toc290001249 \h </w:instrText>
          </w:r>
          <w:r>
            <w:rPr>
              <w:noProof/>
            </w:rPr>
          </w:r>
          <w:r>
            <w:rPr>
              <w:noProof/>
            </w:rPr>
            <w:fldChar w:fldCharType="separate"/>
          </w:r>
          <w:r>
            <w:rPr>
              <w:noProof/>
            </w:rPr>
            <w:t>5</w:t>
          </w:r>
          <w:r>
            <w:rPr>
              <w:noProof/>
            </w:rPr>
            <w:fldChar w:fldCharType="end"/>
          </w:r>
        </w:p>
        <w:p w14:paraId="6F2E0FC0" w14:textId="77777777" w:rsidR="005611E1" w:rsidRDefault="005611E1">
          <w:pPr>
            <w:pStyle w:val="TDC2"/>
            <w:tabs>
              <w:tab w:val="left" w:pos="843"/>
              <w:tab w:val="right" w:leader="dot" w:pos="8828"/>
            </w:tabs>
            <w:rPr>
              <w:b w:val="0"/>
              <w:noProof/>
              <w:sz w:val="24"/>
              <w:szCs w:val="24"/>
              <w:lang w:val="es-CL" w:eastAsia="ja-JP"/>
            </w:rPr>
          </w:pPr>
          <w:r>
            <w:rPr>
              <w:noProof/>
            </w:rPr>
            <w:t>2.2.</w:t>
          </w:r>
          <w:r>
            <w:rPr>
              <w:b w:val="0"/>
              <w:noProof/>
              <w:sz w:val="24"/>
              <w:szCs w:val="24"/>
              <w:lang w:val="es-CL" w:eastAsia="ja-JP"/>
            </w:rPr>
            <w:tab/>
          </w:r>
          <w:r>
            <w:rPr>
              <w:noProof/>
            </w:rPr>
            <w:t>Futuro</w:t>
          </w:r>
          <w:r>
            <w:rPr>
              <w:noProof/>
            </w:rPr>
            <w:tab/>
          </w:r>
          <w:r>
            <w:rPr>
              <w:noProof/>
            </w:rPr>
            <w:fldChar w:fldCharType="begin"/>
          </w:r>
          <w:r>
            <w:rPr>
              <w:noProof/>
            </w:rPr>
            <w:instrText xml:space="preserve"> PAGEREF _Toc290001250 \h </w:instrText>
          </w:r>
          <w:r>
            <w:rPr>
              <w:noProof/>
            </w:rPr>
          </w:r>
          <w:r>
            <w:rPr>
              <w:noProof/>
            </w:rPr>
            <w:fldChar w:fldCharType="separate"/>
          </w:r>
          <w:r>
            <w:rPr>
              <w:noProof/>
            </w:rPr>
            <w:t>5</w:t>
          </w:r>
          <w:r>
            <w:rPr>
              <w:noProof/>
            </w:rPr>
            <w:fldChar w:fldCharType="end"/>
          </w:r>
        </w:p>
        <w:p w14:paraId="551F33B5" w14:textId="77777777" w:rsidR="005611E1" w:rsidRDefault="005611E1">
          <w:pPr>
            <w:pStyle w:val="TDC1"/>
            <w:tabs>
              <w:tab w:val="left" w:pos="438"/>
              <w:tab w:val="right" w:leader="dot" w:pos="8828"/>
            </w:tabs>
            <w:rPr>
              <w:b w:val="0"/>
              <w:noProof/>
              <w:lang w:val="es-CL" w:eastAsia="ja-JP"/>
            </w:rPr>
          </w:pPr>
          <w:r>
            <w:rPr>
              <w:noProof/>
            </w:rPr>
            <w:t>3.</w:t>
          </w:r>
          <w:r>
            <w:rPr>
              <w:b w:val="0"/>
              <w:noProof/>
              <w:lang w:val="es-CL" w:eastAsia="ja-JP"/>
            </w:rPr>
            <w:tab/>
          </w:r>
          <w:r>
            <w:rPr>
              <w:noProof/>
            </w:rPr>
            <w:t>Definición Stakeholder/Mercado Objetivo</w:t>
          </w:r>
          <w:r>
            <w:rPr>
              <w:noProof/>
            </w:rPr>
            <w:tab/>
          </w:r>
          <w:r>
            <w:rPr>
              <w:noProof/>
            </w:rPr>
            <w:fldChar w:fldCharType="begin"/>
          </w:r>
          <w:r>
            <w:rPr>
              <w:noProof/>
            </w:rPr>
            <w:instrText xml:space="preserve"> PAGEREF _Toc290001251 \h </w:instrText>
          </w:r>
          <w:r>
            <w:rPr>
              <w:noProof/>
            </w:rPr>
          </w:r>
          <w:r>
            <w:rPr>
              <w:noProof/>
            </w:rPr>
            <w:fldChar w:fldCharType="separate"/>
          </w:r>
          <w:r>
            <w:rPr>
              <w:noProof/>
            </w:rPr>
            <w:t>5</w:t>
          </w:r>
          <w:r>
            <w:rPr>
              <w:noProof/>
            </w:rPr>
            <w:fldChar w:fldCharType="end"/>
          </w:r>
        </w:p>
        <w:p w14:paraId="290F8371" w14:textId="77777777" w:rsidR="005611E1" w:rsidRDefault="005611E1">
          <w:pPr>
            <w:pStyle w:val="TDC2"/>
            <w:tabs>
              <w:tab w:val="left" w:pos="843"/>
              <w:tab w:val="right" w:leader="dot" w:pos="8828"/>
            </w:tabs>
            <w:rPr>
              <w:b w:val="0"/>
              <w:noProof/>
              <w:sz w:val="24"/>
              <w:szCs w:val="24"/>
              <w:lang w:val="es-CL" w:eastAsia="ja-JP"/>
            </w:rPr>
          </w:pPr>
          <w:r>
            <w:rPr>
              <w:noProof/>
            </w:rPr>
            <w:t>3.1.</w:t>
          </w:r>
          <w:r>
            <w:rPr>
              <w:b w:val="0"/>
              <w:noProof/>
              <w:sz w:val="24"/>
              <w:szCs w:val="24"/>
              <w:lang w:val="es-CL" w:eastAsia="ja-JP"/>
            </w:rPr>
            <w:tab/>
          </w:r>
          <w:r>
            <w:rPr>
              <w:noProof/>
            </w:rPr>
            <w:t>Matriz Stakeholder</w:t>
          </w:r>
          <w:r>
            <w:rPr>
              <w:noProof/>
            </w:rPr>
            <w:tab/>
          </w:r>
          <w:r>
            <w:rPr>
              <w:noProof/>
            </w:rPr>
            <w:fldChar w:fldCharType="begin"/>
          </w:r>
          <w:r>
            <w:rPr>
              <w:noProof/>
            </w:rPr>
            <w:instrText xml:space="preserve"> PAGEREF _Toc290001252 \h </w:instrText>
          </w:r>
          <w:r>
            <w:rPr>
              <w:noProof/>
            </w:rPr>
          </w:r>
          <w:r>
            <w:rPr>
              <w:noProof/>
            </w:rPr>
            <w:fldChar w:fldCharType="separate"/>
          </w:r>
          <w:r>
            <w:rPr>
              <w:noProof/>
            </w:rPr>
            <w:t>5</w:t>
          </w:r>
          <w:r>
            <w:rPr>
              <w:noProof/>
            </w:rPr>
            <w:fldChar w:fldCharType="end"/>
          </w:r>
        </w:p>
        <w:p w14:paraId="533253FA" w14:textId="77777777" w:rsidR="005611E1" w:rsidRDefault="005611E1">
          <w:pPr>
            <w:pStyle w:val="TDC2"/>
            <w:tabs>
              <w:tab w:val="left" w:pos="843"/>
              <w:tab w:val="right" w:leader="dot" w:pos="8828"/>
            </w:tabs>
            <w:rPr>
              <w:b w:val="0"/>
              <w:noProof/>
              <w:sz w:val="24"/>
              <w:szCs w:val="24"/>
              <w:lang w:val="es-CL" w:eastAsia="ja-JP"/>
            </w:rPr>
          </w:pPr>
          <w:r>
            <w:rPr>
              <w:noProof/>
            </w:rPr>
            <w:t>3.2.</w:t>
          </w:r>
          <w:r>
            <w:rPr>
              <w:b w:val="0"/>
              <w:noProof/>
              <w:sz w:val="24"/>
              <w:szCs w:val="24"/>
              <w:lang w:val="es-CL" w:eastAsia="ja-JP"/>
            </w:rPr>
            <w:tab/>
          </w:r>
          <w:r>
            <w:rPr>
              <w:noProof/>
            </w:rPr>
            <w:t>Mercado Objetivo</w:t>
          </w:r>
          <w:r>
            <w:rPr>
              <w:noProof/>
            </w:rPr>
            <w:tab/>
          </w:r>
          <w:r>
            <w:rPr>
              <w:noProof/>
            </w:rPr>
            <w:fldChar w:fldCharType="begin"/>
          </w:r>
          <w:r>
            <w:rPr>
              <w:noProof/>
            </w:rPr>
            <w:instrText xml:space="preserve"> PAGEREF _Toc290001253 \h </w:instrText>
          </w:r>
          <w:r>
            <w:rPr>
              <w:noProof/>
            </w:rPr>
          </w:r>
          <w:r>
            <w:rPr>
              <w:noProof/>
            </w:rPr>
            <w:fldChar w:fldCharType="separate"/>
          </w:r>
          <w:r>
            <w:rPr>
              <w:noProof/>
            </w:rPr>
            <w:t>6</w:t>
          </w:r>
          <w:r>
            <w:rPr>
              <w:noProof/>
            </w:rPr>
            <w:fldChar w:fldCharType="end"/>
          </w:r>
        </w:p>
        <w:p w14:paraId="4CCC7410" w14:textId="77777777" w:rsidR="005611E1" w:rsidRDefault="005611E1">
          <w:pPr>
            <w:pStyle w:val="TDC2"/>
            <w:tabs>
              <w:tab w:val="left" w:pos="843"/>
              <w:tab w:val="right" w:leader="dot" w:pos="8828"/>
            </w:tabs>
            <w:rPr>
              <w:b w:val="0"/>
              <w:noProof/>
              <w:sz w:val="24"/>
              <w:szCs w:val="24"/>
              <w:lang w:val="es-CL" w:eastAsia="ja-JP"/>
            </w:rPr>
          </w:pPr>
          <w:r>
            <w:rPr>
              <w:noProof/>
            </w:rPr>
            <w:t>3.3.</w:t>
          </w:r>
          <w:r>
            <w:rPr>
              <w:b w:val="0"/>
              <w:noProof/>
              <w:sz w:val="24"/>
              <w:szCs w:val="24"/>
              <w:lang w:val="es-CL" w:eastAsia="ja-JP"/>
            </w:rPr>
            <w:tab/>
          </w:r>
          <w:r>
            <w:rPr>
              <w:noProof/>
            </w:rPr>
            <w:t>Canvas</w:t>
          </w:r>
          <w:r>
            <w:rPr>
              <w:noProof/>
            </w:rPr>
            <w:tab/>
          </w:r>
          <w:r>
            <w:rPr>
              <w:noProof/>
            </w:rPr>
            <w:fldChar w:fldCharType="begin"/>
          </w:r>
          <w:r>
            <w:rPr>
              <w:noProof/>
            </w:rPr>
            <w:instrText xml:space="preserve"> PAGEREF _Toc290001254 \h </w:instrText>
          </w:r>
          <w:r>
            <w:rPr>
              <w:noProof/>
            </w:rPr>
          </w:r>
          <w:r>
            <w:rPr>
              <w:noProof/>
            </w:rPr>
            <w:fldChar w:fldCharType="separate"/>
          </w:r>
          <w:r>
            <w:rPr>
              <w:noProof/>
            </w:rPr>
            <w:t>6</w:t>
          </w:r>
          <w:r>
            <w:rPr>
              <w:noProof/>
            </w:rPr>
            <w:fldChar w:fldCharType="end"/>
          </w:r>
        </w:p>
        <w:p w14:paraId="5A8D6646" w14:textId="77777777" w:rsidR="005611E1" w:rsidRDefault="005611E1">
          <w:pPr>
            <w:pStyle w:val="TDC1"/>
            <w:tabs>
              <w:tab w:val="left" w:pos="438"/>
              <w:tab w:val="right" w:leader="dot" w:pos="8828"/>
            </w:tabs>
            <w:rPr>
              <w:b w:val="0"/>
              <w:noProof/>
              <w:lang w:val="es-CL" w:eastAsia="ja-JP"/>
            </w:rPr>
          </w:pPr>
          <w:r>
            <w:rPr>
              <w:noProof/>
            </w:rPr>
            <w:t>4.</w:t>
          </w:r>
          <w:r>
            <w:rPr>
              <w:b w:val="0"/>
              <w:noProof/>
              <w:lang w:val="es-CL" w:eastAsia="ja-JP"/>
            </w:rPr>
            <w:tab/>
          </w:r>
          <w:r>
            <w:rPr>
              <w:noProof/>
            </w:rPr>
            <w:t>Técnica de elicitación de requerimientos</w:t>
          </w:r>
          <w:r>
            <w:rPr>
              <w:noProof/>
            </w:rPr>
            <w:tab/>
          </w:r>
          <w:r>
            <w:rPr>
              <w:noProof/>
            </w:rPr>
            <w:fldChar w:fldCharType="begin"/>
          </w:r>
          <w:r>
            <w:rPr>
              <w:noProof/>
            </w:rPr>
            <w:instrText xml:space="preserve"> PAGEREF _Toc290001255 \h </w:instrText>
          </w:r>
          <w:r>
            <w:rPr>
              <w:noProof/>
            </w:rPr>
          </w:r>
          <w:r>
            <w:rPr>
              <w:noProof/>
            </w:rPr>
            <w:fldChar w:fldCharType="separate"/>
          </w:r>
          <w:r>
            <w:rPr>
              <w:noProof/>
            </w:rPr>
            <w:t>7</w:t>
          </w:r>
          <w:r>
            <w:rPr>
              <w:noProof/>
            </w:rPr>
            <w:fldChar w:fldCharType="end"/>
          </w:r>
        </w:p>
        <w:p w14:paraId="7D996ACF" w14:textId="77777777" w:rsidR="005611E1" w:rsidRDefault="005611E1">
          <w:pPr>
            <w:pStyle w:val="TDC1"/>
            <w:tabs>
              <w:tab w:val="left" w:pos="438"/>
              <w:tab w:val="right" w:leader="dot" w:pos="8828"/>
            </w:tabs>
            <w:rPr>
              <w:b w:val="0"/>
              <w:noProof/>
              <w:lang w:val="es-CL" w:eastAsia="ja-JP"/>
            </w:rPr>
          </w:pPr>
          <w:r>
            <w:rPr>
              <w:noProof/>
            </w:rPr>
            <w:t>5.</w:t>
          </w:r>
          <w:r>
            <w:rPr>
              <w:b w:val="0"/>
              <w:noProof/>
              <w:lang w:val="es-CL" w:eastAsia="ja-JP"/>
            </w:rPr>
            <w:tab/>
          </w:r>
          <w:r>
            <w:rPr>
              <w:noProof/>
            </w:rPr>
            <w:t>Requerimientos de Usuario (técnica caso uso/descripción escenario)</w:t>
          </w:r>
          <w:r>
            <w:rPr>
              <w:noProof/>
            </w:rPr>
            <w:tab/>
          </w:r>
          <w:r>
            <w:rPr>
              <w:noProof/>
            </w:rPr>
            <w:fldChar w:fldCharType="begin"/>
          </w:r>
          <w:r>
            <w:rPr>
              <w:noProof/>
            </w:rPr>
            <w:instrText xml:space="preserve"> PAGEREF _Toc290001256 \h </w:instrText>
          </w:r>
          <w:r>
            <w:rPr>
              <w:noProof/>
            </w:rPr>
          </w:r>
          <w:r>
            <w:rPr>
              <w:noProof/>
            </w:rPr>
            <w:fldChar w:fldCharType="separate"/>
          </w:r>
          <w:r>
            <w:rPr>
              <w:noProof/>
            </w:rPr>
            <w:t>8</w:t>
          </w:r>
          <w:r>
            <w:rPr>
              <w:noProof/>
            </w:rPr>
            <w:fldChar w:fldCharType="end"/>
          </w:r>
        </w:p>
        <w:p w14:paraId="01A3902C" w14:textId="77777777" w:rsidR="005611E1" w:rsidRDefault="005611E1">
          <w:pPr>
            <w:pStyle w:val="TDC2"/>
            <w:tabs>
              <w:tab w:val="left" w:pos="843"/>
              <w:tab w:val="right" w:leader="dot" w:pos="8828"/>
            </w:tabs>
            <w:rPr>
              <w:b w:val="0"/>
              <w:noProof/>
              <w:sz w:val="24"/>
              <w:szCs w:val="24"/>
              <w:lang w:val="es-CL" w:eastAsia="ja-JP"/>
            </w:rPr>
          </w:pPr>
          <w:r>
            <w:rPr>
              <w:noProof/>
            </w:rPr>
            <w:t>5.1.</w:t>
          </w:r>
          <w:r>
            <w:rPr>
              <w:b w:val="0"/>
              <w:noProof/>
              <w:sz w:val="24"/>
              <w:szCs w:val="24"/>
              <w:lang w:val="es-CL" w:eastAsia="ja-JP"/>
            </w:rPr>
            <w:tab/>
          </w:r>
          <w:r>
            <w:rPr>
              <w:noProof/>
            </w:rPr>
            <w:t>Caso de uso</w:t>
          </w:r>
          <w:r>
            <w:rPr>
              <w:noProof/>
            </w:rPr>
            <w:tab/>
          </w:r>
          <w:r>
            <w:rPr>
              <w:noProof/>
            </w:rPr>
            <w:fldChar w:fldCharType="begin"/>
          </w:r>
          <w:r>
            <w:rPr>
              <w:noProof/>
            </w:rPr>
            <w:instrText xml:space="preserve"> PAGEREF _Toc290001257 \h </w:instrText>
          </w:r>
          <w:r>
            <w:rPr>
              <w:noProof/>
            </w:rPr>
          </w:r>
          <w:r>
            <w:rPr>
              <w:noProof/>
            </w:rPr>
            <w:fldChar w:fldCharType="separate"/>
          </w:r>
          <w:r>
            <w:rPr>
              <w:noProof/>
            </w:rPr>
            <w:t>8</w:t>
          </w:r>
          <w:r>
            <w:rPr>
              <w:noProof/>
            </w:rPr>
            <w:fldChar w:fldCharType="end"/>
          </w:r>
        </w:p>
        <w:p w14:paraId="7ADE9CF5" w14:textId="77777777" w:rsidR="005611E1" w:rsidRDefault="005611E1">
          <w:pPr>
            <w:pStyle w:val="TDC2"/>
            <w:tabs>
              <w:tab w:val="left" w:pos="843"/>
              <w:tab w:val="right" w:leader="dot" w:pos="8828"/>
            </w:tabs>
            <w:rPr>
              <w:b w:val="0"/>
              <w:noProof/>
              <w:sz w:val="24"/>
              <w:szCs w:val="24"/>
              <w:lang w:val="es-CL" w:eastAsia="ja-JP"/>
            </w:rPr>
          </w:pPr>
          <w:r>
            <w:rPr>
              <w:noProof/>
            </w:rPr>
            <w:t>5.2.</w:t>
          </w:r>
          <w:r>
            <w:rPr>
              <w:b w:val="0"/>
              <w:noProof/>
              <w:sz w:val="24"/>
              <w:szCs w:val="24"/>
              <w:lang w:val="es-CL" w:eastAsia="ja-JP"/>
            </w:rPr>
            <w:tab/>
          </w:r>
          <w:r>
            <w:rPr>
              <w:noProof/>
            </w:rPr>
            <w:t>Escenarios</w:t>
          </w:r>
          <w:r>
            <w:rPr>
              <w:noProof/>
            </w:rPr>
            <w:tab/>
          </w:r>
          <w:r>
            <w:rPr>
              <w:noProof/>
            </w:rPr>
            <w:fldChar w:fldCharType="begin"/>
          </w:r>
          <w:r>
            <w:rPr>
              <w:noProof/>
            </w:rPr>
            <w:instrText xml:space="preserve"> PAGEREF _Toc290001258 \h </w:instrText>
          </w:r>
          <w:r>
            <w:rPr>
              <w:noProof/>
            </w:rPr>
          </w:r>
          <w:r>
            <w:rPr>
              <w:noProof/>
            </w:rPr>
            <w:fldChar w:fldCharType="separate"/>
          </w:r>
          <w:r>
            <w:rPr>
              <w:noProof/>
            </w:rPr>
            <w:t>9</w:t>
          </w:r>
          <w:r>
            <w:rPr>
              <w:noProof/>
            </w:rPr>
            <w:fldChar w:fldCharType="end"/>
          </w:r>
        </w:p>
        <w:p w14:paraId="49384CF4" w14:textId="77777777" w:rsidR="005611E1" w:rsidRDefault="005611E1">
          <w:pPr>
            <w:pStyle w:val="TDC1"/>
            <w:tabs>
              <w:tab w:val="left" w:pos="438"/>
              <w:tab w:val="right" w:leader="dot" w:pos="8828"/>
            </w:tabs>
            <w:rPr>
              <w:b w:val="0"/>
              <w:noProof/>
              <w:lang w:val="es-CL" w:eastAsia="ja-JP"/>
            </w:rPr>
          </w:pPr>
          <w:r>
            <w:rPr>
              <w:noProof/>
            </w:rPr>
            <w:t>6.</w:t>
          </w:r>
          <w:r>
            <w:rPr>
              <w:b w:val="0"/>
              <w:noProof/>
              <w:lang w:val="es-CL" w:eastAsia="ja-JP"/>
            </w:rPr>
            <w:tab/>
          </w:r>
          <w:r>
            <w:rPr>
              <w:noProof/>
            </w:rPr>
            <w:t>Requerimientos iniciales Arquitectura</w:t>
          </w:r>
          <w:r>
            <w:rPr>
              <w:noProof/>
            </w:rPr>
            <w:tab/>
          </w:r>
          <w:r>
            <w:rPr>
              <w:noProof/>
            </w:rPr>
            <w:fldChar w:fldCharType="begin"/>
          </w:r>
          <w:r>
            <w:rPr>
              <w:noProof/>
            </w:rPr>
            <w:instrText xml:space="preserve"> PAGEREF _Toc290001259 \h </w:instrText>
          </w:r>
          <w:r>
            <w:rPr>
              <w:noProof/>
            </w:rPr>
          </w:r>
          <w:r>
            <w:rPr>
              <w:noProof/>
            </w:rPr>
            <w:fldChar w:fldCharType="separate"/>
          </w:r>
          <w:r>
            <w:rPr>
              <w:noProof/>
            </w:rPr>
            <w:t>12</w:t>
          </w:r>
          <w:r>
            <w:rPr>
              <w:noProof/>
            </w:rPr>
            <w:fldChar w:fldCharType="end"/>
          </w:r>
        </w:p>
        <w:p w14:paraId="0FED0BE1" w14:textId="77777777" w:rsidR="005611E1" w:rsidRDefault="005611E1">
          <w:pPr>
            <w:pStyle w:val="TDC1"/>
            <w:tabs>
              <w:tab w:val="left" w:pos="438"/>
              <w:tab w:val="right" w:leader="dot" w:pos="8828"/>
            </w:tabs>
            <w:rPr>
              <w:b w:val="0"/>
              <w:noProof/>
              <w:lang w:val="es-CL" w:eastAsia="ja-JP"/>
            </w:rPr>
          </w:pPr>
          <w:r>
            <w:rPr>
              <w:noProof/>
            </w:rPr>
            <w:t>7.</w:t>
          </w:r>
          <w:r>
            <w:rPr>
              <w:b w:val="0"/>
              <w:noProof/>
              <w:lang w:val="es-CL" w:eastAsia="ja-JP"/>
            </w:rPr>
            <w:tab/>
          </w:r>
          <w:r>
            <w:rPr>
              <w:noProof/>
            </w:rPr>
            <w:t>Alternativas arquitectónicas</w:t>
          </w:r>
          <w:r>
            <w:rPr>
              <w:noProof/>
            </w:rPr>
            <w:tab/>
          </w:r>
          <w:r>
            <w:rPr>
              <w:noProof/>
            </w:rPr>
            <w:fldChar w:fldCharType="begin"/>
          </w:r>
          <w:r>
            <w:rPr>
              <w:noProof/>
            </w:rPr>
            <w:instrText xml:space="preserve"> PAGEREF _Toc290001260 \h </w:instrText>
          </w:r>
          <w:r>
            <w:rPr>
              <w:noProof/>
            </w:rPr>
          </w:r>
          <w:r>
            <w:rPr>
              <w:noProof/>
            </w:rPr>
            <w:fldChar w:fldCharType="separate"/>
          </w:r>
          <w:r>
            <w:rPr>
              <w:noProof/>
            </w:rPr>
            <w:t>12</w:t>
          </w:r>
          <w:r>
            <w:rPr>
              <w:noProof/>
            </w:rPr>
            <w:fldChar w:fldCharType="end"/>
          </w:r>
        </w:p>
        <w:p w14:paraId="13ED650C" w14:textId="77777777" w:rsidR="005611E1" w:rsidRDefault="005611E1">
          <w:pPr>
            <w:pStyle w:val="TDC1"/>
            <w:tabs>
              <w:tab w:val="left" w:pos="438"/>
              <w:tab w:val="right" w:leader="dot" w:pos="8828"/>
            </w:tabs>
            <w:rPr>
              <w:b w:val="0"/>
              <w:noProof/>
              <w:lang w:val="es-CL" w:eastAsia="ja-JP"/>
            </w:rPr>
          </w:pPr>
          <w:r>
            <w:rPr>
              <w:noProof/>
            </w:rPr>
            <w:t>8.</w:t>
          </w:r>
          <w:r>
            <w:rPr>
              <w:b w:val="0"/>
              <w:noProof/>
              <w:lang w:val="es-CL" w:eastAsia="ja-JP"/>
            </w:rPr>
            <w:tab/>
          </w:r>
          <w:r>
            <w:rPr>
              <w:noProof/>
            </w:rPr>
            <w:t>Plan de pruebas</w:t>
          </w:r>
          <w:r>
            <w:rPr>
              <w:noProof/>
            </w:rPr>
            <w:tab/>
          </w:r>
          <w:r>
            <w:rPr>
              <w:noProof/>
            </w:rPr>
            <w:fldChar w:fldCharType="begin"/>
          </w:r>
          <w:r>
            <w:rPr>
              <w:noProof/>
            </w:rPr>
            <w:instrText xml:space="preserve"> PAGEREF _Toc290001261 \h </w:instrText>
          </w:r>
          <w:r>
            <w:rPr>
              <w:noProof/>
            </w:rPr>
          </w:r>
          <w:r>
            <w:rPr>
              <w:noProof/>
            </w:rPr>
            <w:fldChar w:fldCharType="separate"/>
          </w:r>
          <w:r>
            <w:rPr>
              <w:noProof/>
            </w:rPr>
            <w:t>12</w:t>
          </w:r>
          <w:r>
            <w:rPr>
              <w:noProof/>
            </w:rPr>
            <w:fldChar w:fldCharType="end"/>
          </w:r>
        </w:p>
        <w:p w14:paraId="154A3A94" w14:textId="77777777" w:rsidR="005611E1" w:rsidRDefault="005611E1">
          <w:pPr>
            <w:pStyle w:val="TDC2"/>
            <w:tabs>
              <w:tab w:val="left" w:pos="843"/>
              <w:tab w:val="right" w:leader="dot" w:pos="8828"/>
            </w:tabs>
            <w:rPr>
              <w:b w:val="0"/>
              <w:noProof/>
              <w:sz w:val="24"/>
              <w:szCs w:val="24"/>
              <w:lang w:val="es-CL" w:eastAsia="ja-JP"/>
            </w:rPr>
          </w:pPr>
          <w:r>
            <w:rPr>
              <w:noProof/>
            </w:rPr>
            <w:t>8.1.</w:t>
          </w:r>
          <w:r>
            <w:rPr>
              <w:b w:val="0"/>
              <w:noProof/>
              <w:sz w:val="24"/>
              <w:szCs w:val="24"/>
              <w:lang w:val="es-CL" w:eastAsia="ja-JP"/>
            </w:rPr>
            <w:tab/>
          </w:r>
          <w:r>
            <w:rPr>
              <w:noProof/>
            </w:rPr>
            <w:t>Encargados de las pruebas</w:t>
          </w:r>
          <w:r>
            <w:rPr>
              <w:noProof/>
            </w:rPr>
            <w:tab/>
          </w:r>
          <w:r>
            <w:rPr>
              <w:noProof/>
            </w:rPr>
            <w:fldChar w:fldCharType="begin"/>
          </w:r>
          <w:r>
            <w:rPr>
              <w:noProof/>
            </w:rPr>
            <w:instrText xml:space="preserve"> PAGEREF _Toc290001262 \h </w:instrText>
          </w:r>
          <w:r>
            <w:rPr>
              <w:noProof/>
            </w:rPr>
          </w:r>
          <w:r>
            <w:rPr>
              <w:noProof/>
            </w:rPr>
            <w:fldChar w:fldCharType="separate"/>
          </w:r>
          <w:r>
            <w:rPr>
              <w:noProof/>
            </w:rPr>
            <w:t>12</w:t>
          </w:r>
          <w:r>
            <w:rPr>
              <w:noProof/>
            </w:rPr>
            <w:fldChar w:fldCharType="end"/>
          </w:r>
        </w:p>
        <w:p w14:paraId="5BB6029A" w14:textId="77777777" w:rsidR="005611E1" w:rsidRDefault="005611E1">
          <w:pPr>
            <w:pStyle w:val="TDC1"/>
            <w:tabs>
              <w:tab w:val="left" w:pos="438"/>
              <w:tab w:val="right" w:leader="dot" w:pos="8828"/>
            </w:tabs>
            <w:rPr>
              <w:b w:val="0"/>
              <w:noProof/>
              <w:lang w:val="es-CL" w:eastAsia="ja-JP"/>
            </w:rPr>
          </w:pPr>
          <w:r>
            <w:rPr>
              <w:noProof/>
            </w:rPr>
            <w:t>9.</w:t>
          </w:r>
          <w:r>
            <w:rPr>
              <w:b w:val="0"/>
              <w:noProof/>
              <w:lang w:val="es-CL" w:eastAsia="ja-JP"/>
            </w:rPr>
            <w:tab/>
          </w:r>
          <w:r>
            <w:rPr>
              <w:noProof/>
            </w:rPr>
            <w:t>Pruebas TDD</w:t>
          </w:r>
          <w:r>
            <w:rPr>
              <w:noProof/>
            </w:rPr>
            <w:tab/>
          </w:r>
          <w:r>
            <w:rPr>
              <w:noProof/>
            </w:rPr>
            <w:fldChar w:fldCharType="begin"/>
          </w:r>
          <w:r>
            <w:rPr>
              <w:noProof/>
            </w:rPr>
            <w:instrText xml:space="preserve"> PAGEREF _Toc290001263 \h </w:instrText>
          </w:r>
          <w:r>
            <w:rPr>
              <w:noProof/>
            </w:rPr>
          </w:r>
          <w:r>
            <w:rPr>
              <w:noProof/>
            </w:rPr>
            <w:fldChar w:fldCharType="separate"/>
          </w:r>
          <w:r>
            <w:rPr>
              <w:noProof/>
            </w:rPr>
            <w:t>14</w:t>
          </w:r>
          <w:r>
            <w:rPr>
              <w:noProof/>
            </w:rPr>
            <w:fldChar w:fldCharType="end"/>
          </w:r>
        </w:p>
        <w:p w14:paraId="708EA8AE" w14:textId="77777777" w:rsidR="005611E1" w:rsidRDefault="005611E1">
          <w:pPr>
            <w:pStyle w:val="TDC1"/>
            <w:tabs>
              <w:tab w:val="left" w:pos="580"/>
              <w:tab w:val="right" w:leader="dot" w:pos="8828"/>
            </w:tabs>
            <w:rPr>
              <w:b w:val="0"/>
              <w:noProof/>
              <w:lang w:val="es-CL" w:eastAsia="ja-JP"/>
            </w:rPr>
          </w:pPr>
          <w:r>
            <w:rPr>
              <w:noProof/>
            </w:rPr>
            <w:t>10.</w:t>
          </w:r>
          <w:r>
            <w:rPr>
              <w:b w:val="0"/>
              <w:noProof/>
              <w:lang w:val="es-CL" w:eastAsia="ja-JP"/>
            </w:rPr>
            <w:tab/>
          </w:r>
          <w:r>
            <w:rPr>
              <w:noProof/>
            </w:rPr>
            <w:t>Pruebas de Aceptación y ATDD</w:t>
          </w:r>
          <w:r>
            <w:rPr>
              <w:noProof/>
            </w:rPr>
            <w:tab/>
          </w:r>
          <w:r>
            <w:rPr>
              <w:noProof/>
            </w:rPr>
            <w:fldChar w:fldCharType="begin"/>
          </w:r>
          <w:r>
            <w:rPr>
              <w:noProof/>
            </w:rPr>
            <w:instrText xml:space="preserve"> PAGEREF _Toc290001264 \h </w:instrText>
          </w:r>
          <w:r>
            <w:rPr>
              <w:noProof/>
            </w:rPr>
          </w:r>
          <w:r>
            <w:rPr>
              <w:noProof/>
            </w:rPr>
            <w:fldChar w:fldCharType="separate"/>
          </w:r>
          <w:r>
            <w:rPr>
              <w:noProof/>
            </w:rPr>
            <w:t>14</w:t>
          </w:r>
          <w:r>
            <w:rPr>
              <w:noProof/>
            </w:rPr>
            <w:fldChar w:fldCharType="end"/>
          </w:r>
        </w:p>
        <w:p w14:paraId="2BEA1A24" w14:textId="77777777" w:rsidR="005611E1" w:rsidRDefault="005611E1">
          <w:pPr>
            <w:pStyle w:val="TDC1"/>
            <w:tabs>
              <w:tab w:val="left" w:pos="580"/>
              <w:tab w:val="right" w:leader="dot" w:pos="8828"/>
            </w:tabs>
            <w:rPr>
              <w:b w:val="0"/>
              <w:noProof/>
              <w:lang w:val="es-CL" w:eastAsia="ja-JP"/>
            </w:rPr>
          </w:pPr>
          <w:r>
            <w:rPr>
              <w:noProof/>
            </w:rPr>
            <w:t>11.</w:t>
          </w:r>
          <w:r>
            <w:rPr>
              <w:b w:val="0"/>
              <w:noProof/>
              <w:lang w:val="es-CL" w:eastAsia="ja-JP"/>
            </w:rPr>
            <w:tab/>
          </w:r>
          <w:r>
            <w:rPr>
              <w:noProof/>
            </w:rPr>
            <w:t>Definir que se hizo – que se hará en la siguiente semana y problemas encontrados</w:t>
          </w:r>
          <w:r>
            <w:rPr>
              <w:noProof/>
            </w:rPr>
            <w:tab/>
          </w:r>
          <w:r>
            <w:rPr>
              <w:noProof/>
            </w:rPr>
            <w:fldChar w:fldCharType="begin"/>
          </w:r>
          <w:r>
            <w:rPr>
              <w:noProof/>
            </w:rPr>
            <w:instrText xml:space="preserve"> PAGEREF _Toc290001265 \h </w:instrText>
          </w:r>
          <w:r>
            <w:rPr>
              <w:noProof/>
            </w:rPr>
          </w:r>
          <w:r>
            <w:rPr>
              <w:noProof/>
            </w:rPr>
            <w:fldChar w:fldCharType="separate"/>
          </w:r>
          <w:r>
            <w:rPr>
              <w:noProof/>
            </w:rPr>
            <w:t>14</w:t>
          </w:r>
          <w:r>
            <w:rPr>
              <w:noProof/>
            </w:rPr>
            <w:fldChar w:fldCharType="end"/>
          </w:r>
        </w:p>
        <w:p w14:paraId="2F5C9BCA" w14:textId="267785A7" w:rsidR="00C407F7" w:rsidRDefault="00C407F7">
          <w:r>
            <w:rPr>
              <w:b/>
              <w:bCs/>
              <w:noProof/>
            </w:rPr>
            <w:fldChar w:fldCharType="end"/>
          </w:r>
        </w:p>
      </w:sdtContent>
    </w:sdt>
    <w:p w14:paraId="27995B6E" w14:textId="77777777" w:rsidR="00C407F7" w:rsidRDefault="00C407F7" w:rsidP="00694F93"/>
    <w:p w14:paraId="697F424C" w14:textId="78173355" w:rsidR="006F3011" w:rsidRPr="00694F93" w:rsidRDefault="00C802F6" w:rsidP="00694F93">
      <w:pPr>
        <w:pStyle w:val="Ttulo1"/>
        <w:rPr>
          <w:rFonts w:asciiTheme="minorHAnsi" w:hAnsiTheme="minorHAnsi"/>
        </w:rPr>
      </w:pPr>
      <w:bookmarkStart w:id="0" w:name="_Toc290001243"/>
      <w:r w:rsidRPr="00694F93">
        <w:rPr>
          <w:rFonts w:asciiTheme="minorHAnsi" w:hAnsiTheme="minorHAnsi"/>
        </w:rPr>
        <w:t>Corrección problema, objetivos generales y específicos:</w:t>
      </w:r>
      <w:bookmarkEnd w:id="0"/>
    </w:p>
    <w:p w14:paraId="521F3EF1" w14:textId="77777777" w:rsidR="00C802F6" w:rsidRDefault="00C802F6"/>
    <w:p w14:paraId="13BE7B85" w14:textId="2B325214" w:rsidR="00C802F6" w:rsidRPr="00140A54" w:rsidRDefault="00C802F6" w:rsidP="00C802F6">
      <w:pPr>
        <w:pStyle w:val="Prrafodelista"/>
        <w:numPr>
          <w:ilvl w:val="0"/>
          <w:numId w:val="1"/>
        </w:numPr>
        <w:jc w:val="both"/>
        <w:rPr>
          <w:lang w:val="es-CL"/>
        </w:rPr>
      </w:pPr>
      <w:bookmarkStart w:id="1" w:name="OLE_LINK4"/>
      <w:bookmarkStart w:id="2" w:name="OLE_LINK5"/>
      <w:bookmarkStart w:id="3" w:name="OLE_LINK6"/>
      <w:bookmarkStart w:id="4" w:name="OLE_LINK1"/>
      <w:bookmarkStart w:id="5" w:name="OLE_LINK2"/>
      <w:r w:rsidRPr="00C802F6">
        <w:rPr>
          <w:lang w:val="es-ES"/>
        </w:rPr>
        <w:t xml:space="preserve">Escasez </w:t>
      </w:r>
      <w:bookmarkEnd w:id="1"/>
      <w:bookmarkEnd w:id="2"/>
      <w:bookmarkEnd w:id="3"/>
      <w:r w:rsidRPr="00C802F6">
        <w:rPr>
          <w:lang w:val="es-ES"/>
        </w:rPr>
        <w:t>de información al momento de tomar la decisión de dónde comprar un determinado producto y al mejor prec</w:t>
      </w:r>
      <w:r w:rsidR="00C96563">
        <w:rPr>
          <w:lang w:val="es-ES"/>
        </w:rPr>
        <w:t>io ofrecido en el mercado en un</w:t>
      </w:r>
      <w:r w:rsidRPr="00C802F6">
        <w:rPr>
          <w:lang w:val="es-ES"/>
        </w:rPr>
        <w:t xml:space="preserve"> </w:t>
      </w:r>
      <w:r w:rsidR="00C96563">
        <w:rPr>
          <w:lang w:val="es-ES"/>
        </w:rPr>
        <w:t>rango  determinado</w:t>
      </w:r>
      <w:r w:rsidRPr="00C802F6">
        <w:rPr>
          <w:lang w:val="es-ES"/>
        </w:rPr>
        <w:t>.</w:t>
      </w:r>
    </w:p>
    <w:p w14:paraId="7DDBFC5A" w14:textId="66F30854" w:rsidR="00140A54" w:rsidRPr="004A5230" w:rsidRDefault="00140A54" w:rsidP="00C802F6">
      <w:pPr>
        <w:pStyle w:val="Prrafodelista"/>
        <w:numPr>
          <w:ilvl w:val="0"/>
          <w:numId w:val="1"/>
        </w:numPr>
        <w:jc w:val="both"/>
        <w:rPr>
          <w:lang w:val="es-CL"/>
        </w:rPr>
      </w:pPr>
      <w:r>
        <w:rPr>
          <w:lang w:val="es-ES"/>
        </w:rPr>
        <w:t>Información dispersa que dificulta la toma de decisión de comprar un determinado producto y al mejor precio ofrecido en el mercado en un rango determinado.</w:t>
      </w:r>
    </w:p>
    <w:p w14:paraId="59A9AF27" w14:textId="77777777" w:rsidR="004A5230" w:rsidRPr="0099256E" w:rsidRDefault="004A5230" w:rsidP="004A5230">
      <w:pPr>
        <w:pStyle w:val="Prrafodelista"/>
        <w:numPr>
          <w:ilvl w:val="0"/>
          <w:numId w:val="1"/>
        </w:numPr>
        <w:jc w:val="both"/>
        <w:rPr>
          <w:highlight w:val="green"/>
          <w:lang w:val="es-CL"/>
        </w:rPr>
      </w:pPr>
      <w:r w:rsidRPr="0099256E">
        <w:rPr>
          <w:highlight w:val="green"/>
          <w:lang w:val="es-ES"/>
        </w:rPr>
        <w:t>Complejidad para tomar una decisión sobre donde comprar un producto y al mejor precio en un rango determinado</w:t>
      </w:r>
    </w:p>
    <w:p w14:paraId="16AAC4AA" w14:textId="77777777" w:rsidR="004A5230" w:rsidRPr="00C802F6" w:rsidRDefault="004A5230" w:rsidP="004A5230">
      <w:pPr>
        <w:pStyle w:val="Prrafodelista"/>
        <w:jc w:val="both"/>
        <w:rPr>
          <w:lang w:val="es-CL"/>
        </w:rPr>
      </w:pPr>
    </w:p>
    <w:p w14:paraId="0D955A3D" w14:textId="77777777" w:rsidR="00C802F6" w:rsidRPr="00CE3A5E" w:rsidRDefault="00C802F6" w:rsidP="00C407F7">
      <w:pPr>
        <w:pStyle w:val="Ttulo2"/>
      </w:pPr>
      <w:bookmarkStart w:id="6" w:name="_Toc288825857"/>
      <w:bookmarkStart w:id="7" w:name="_Toc290001244"/>
      <w:bookmarkEnd w:id="4"/>
      <w:bookmarkEnd w:id="5"/>
      <w:r>
        <w:lastRenderedPageBreak/>
        <w:t xml:space="preserve">Técnica 5 “por </w:t>
      </w:r>
      <w:proofErr w:type="spellStart"/>
      <w:r>
        <w:t>qué</w:t>
      </w:r>
      <w:r w:rsidRPr="00CE3A5E">
        <w:t>’s</w:t>
      </w:r>
      <w:proofErr w:type="spellEnd"/>
      <w:r w:rsidRPr="00CE3A5E">
        <w:t>”</w:t>
      </w:r>
      <w:bookmarkEnd w:id="6"/>
      <w:bookmarkEnd w:id="7"/>
      <w:r w:rsidRPr="00CE3A5E">
        <w:t xml:space="preserve"> </w:t>
      </w:r>
    </w:p>
    <w:p w14:paraId="35B37D20" w14:textId="06E3CE91" w:rsidR="00C802F6" w:rsidRDefault="00B11B22" w:rsidP="00C802F6">
      <w:pPr>
        <w:ind w:hanging="1418"/>
      </w:pPr>
      <w:r>
        <w:rPr>
          <w:noProof/>
          <w:lang w:val="es-ES"/>
        </w:rPr>
        <w:drawing>
          <wp:inline distT="0" distB="0" distL="0" distR="0" wp14:anchorId="6C785588" wp14:editId="0F1F1F2C">
            <wp:extent cx="7295740" cy="7887970"/>
            <wp:effectExtent l="0" t="0" r="0" b="114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por qué's v23456789.jpg"/>
                    <pic:cNvPicPr/>
                  </pic:nvPicPr>
                  <pic:blipFill>
                    <a:blip r:embed="rId7">
                      <a:extLst>
                        <a:ext uri="{28A0092B-C50C-407E-A947-70E740481C1C}">
                          <a14:useLocalDpi xmlns:a14="http://schemas.microsoft.com/office/drawing/2010/main" val="0"/>
                        </a:ext>
                      </a:extLst>
                    </a:blip>
                    <a:stretch>
                      <a:fillRect/>
                    </a:stretch>
                  </pic:blipFill>
                  <pic:spPr>
                    <a:xfrm>
                      <a:off x="0" y="0"/>
                      <a:ext cx="7295740" cy="7887970"/>
                    </a:xfrm>
                    <a:prstGeom prst="rect">
                      <a:avLst/>
                    </a:prstGeom>
                  </pic:spPr>
                </pic:pic>
              </a:graphicData>
            </a:graphic>
          </wp:inline>
        </w:drawing>
      </w:r>
    </w:p>
    <w:p w14:paraId="41D3F97C" w14:textId="77777777" w:rsidR="00C802F6" w:rsidRDefault="00C802F6" w:rsidP="00C802F6">
      <w:pPr>
        <w:ind w:hanging="1418"/>
      </w:pPr>
    </w:p>
    <w:p w14:paraId="7C16E11C" w14:textId="77777777" w:rsidR="00C802F6" w:rsidRPr="00CE3A5E" w:rsidRDefault="00C802F6" w:rsidP="00C407F7">
      <w:pPr>
        <w:pStyle w:val="Ttulo2"/>
      </w:pPr>
      <w:bookmarkStart w:id="8" w:name="_Toc288825858"/>
      <w:bookmarkStart w:id="9" w:name="_Toc290001245"/>
      <w:r w:rsidRPr="00CE3A5E">
        <w:t>Técnica Ishikawa</w:t>
      </w:r>
      <w:bookmarkEnd w:id="8"/>
      <w:bookmarkEnd w:id="9"/>
    </w:p>
    <w:p w14:paraId="14C6F1ED" w14:textId="463C7030" w:rsidR="00C802F6" w:rsidRDefault="00B077FD" w:rsidP="004C31E4">
      <w:pPr>
        <w:ind w:hanging="1701"/>
      </w:pPr>
      <w:r>
        <w:rPr>
          <w:noProof/>
          <w:lang w:val="es-ES"/>
        </w:rPr>
        <w:drawing>
          <wp:inline distT="0" distB="0" distL="0" distR="0" wp14:anchorId="17A8ACD1" wp14:editId="16FB8E43">
            <wp:extent cx="7709535" cy="2976345"/>
            <wp:effectExtent l="0" t="0" r="1206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hikawa v4.jpg"/>
                    <pic:cNvPicPr/>
                  </pic:nvPicPr>
                  <pic:blipFill>
                    <a:blip r:embed="rId8">
                      <a:extLst>
                        <a:ext uri="{28A0092B-C50C-407E-A947-70E740481C1C}">
                          <a14:useLocalDpi xmlns:a14="http://schemas.microsoft.com/office/drawing/2010/main" val="0"/>
                        </a:ext>
                      </a:extLst>
                    </a:blip>
                    <a:stretch>
                      <a:fillRect/>
                    </a:stretch>
                  </pic:blipFill>
                  <pic:spPr>
                    <a:xfrm>
                      <a:off x="0" y="0"/>
                      <a:ext cx="7709535" cy="2976345"/>
                    </a:xfrm>
                    <a:prstGeom prst="rect">
                      <a:avLst/>
                    </a:prstGeom>
                  </pic:spPr>
                </pic:pic>
              </a:graphicData>
            </a:graphic>
          </wp:inline>
        </w:drawing>
      </w:r>
    </w:p>
    <w:p w14:paraId="2F3BC33A" w14:textId="77777777" w:rsidR="00C802F6" w:rsidRPr="00C802F6" w:rsidRDefault="00C802F6" w:rsidP="00C802F6"/>
    <w:p w14:paraId="22BD4F67" w14:textId="77777777" w:rsidR="00C802F6" w:rsidRPr="00C802F6" w:rsidRDefault="00C802F6" w:rsidP="00C802F6"/>
    <w:p w14:paraId="539BF942" w14:textId="77777777" w:rsidR="00C802F6" w:rsidRPr="00C802F6" w:rsidRDefault="00C802F6" w:rsidP="00C802F6"/>
    <w:p w14:paraId="21B646D3" w14:textId="77777777" w:rsidR="00C802F6" w:rsidRPr="00CE3A5E" w:rsidRDefault="00C802F6" w:rsidP="00C407F7">
      <w:pPr>
        <w:pStyle w:val="Ttulo2"/>
      </w:pPr>
      <w:bookmarkStart w:id="10" w:name="_Toc288825860"/>
      <w:bookmarkStart w:id="11" w:name="_Toc290001246"/>
      <w:r w:rsidRPr="00CE3A5E">
        <w:t>Objetivos</w:t>
      </w:r>
      <w:bookmarkEnd w:id="10"/>
      <w:bookmarkEnd w:id="11"/>
    </w:p>
    <w:p w14:paraId="68C7CB11" w14:textId="77777777" w:rsidR="00C802F6" w:rsidRDefault="00C802F6" w:rsidP="00C802F6">
      <w:pPr>
        <w:pStyle w:val="Prrafodelista"/>
        <w:numPr>
          <w:ilvl w:val="0"/>
          <w:numId w:val="3"/>
        </w:numPr>
      </w:pPr>
      <w:r>
        <w:t>Objetivo general:</w:t>
      </w:r>
    </w:p>
    <w:p w14:paraId="53C630C7" w14:textId="77777777" w:rsidR="00C802F6" w:rsidRDefault="00C802F6" w:rsidP="00C802F6">
      <w:pPr>
        <w:pStyle w:val="Prrafodelista"/>
        <w:numPr>
          <w:ilvl w:val="0"/>
          <w:numId w:val="4"/>
        </w:numPr>
        <w:spacing w:after="160" w:line="259" w:lineRule="auto"/>
      </w:pPr>
      <w:bookmarkStart w:id="12" w:name="OLE_LINK9"/>
      <w:bookmarkStart w:id="13" w:name="OLE_LINK10"/>
      <w:r>
        <w:t>Aumentar la información entregada en el menor tiempo posible, para poder tomar la decisión al momento de comprar un producto al mejor precio dentro de un rango determinado.</w:t>
      </w:r>
    </w:p>
    <w:p w14:paraId="1B32A4E0" w14:textId="2BA3FDF3" w:rsidR="0099256E" w:rsidRPr="00167F13" w:rsidRDefault="0099256E" w:rsidP="00C802F6">
      <w:pPr>
        <w:pStyle w:val="Prrafodelista"/>
        <w:numPr>
          <w:ilvl w:val="0"/>
          <w:numId w:val="4"/>
        </w:numPr>
        <w:spacing w:after="160" w:line="259" w:lineRule="auto"/>
        <w:rPr>
          <w:highlight w:val="green"/>
        </w:rPr>
      </w:pPr>
      <w:r w:rsidRPr="00167F13">
        <w:rPr>
          <w:highlight w:val="green"/>
        </w:rPr>
        <w:t>Entregar información de manera oportuna, para poder tomar la decisión al momento de comprar un producto al mejor precio dentro de un rango determinado.</w:t>
      </w:r>
    </w:p>
    <w:bookmarkEnd w:id="12"/>
    <w:bookmarkEnd w:id="13"/>
    <w:p w14:paraId="45AC1E08" w14:textId="77777777" w:rsidR="00C802F6" w:rsidRDefault="00C802F6" w:rsidP="00C802F6"/>
    <w:p w14:paraId="5F441935" w14:textId="77777777" w:rsidR="00CC5E0C" w:rsidRDefault="00CC5E0C" w:rsidP="00C802F6"/>
    <w:p w14:paraId="7709022D" w14:textId="77777777" w:rsidR="00C802F6" w:rsidRDefault="00C802F6" w:rsidP="00C802F6">
      <w:pPr>
        <w:pStyle w:val="Prrafodelista"/>
        <w:numPr>
          <w:ilvl w:val="0"/>
          <w:numId w:val="3"/>
        </w:numPr>
      </w:pPr>
      <w:r>
        <w:t>Objetivos específicos:</w:t>
      </w:r>
    </w:p>
    <w:p w14:paraId="2FA5806B" w14:textId="269C7B21" w:rsidR="00C802F6" w:rsidRDefault="00C802F6" w:rsidP="00C802F6">
      <w:pPr>
        <w:pStyle w:val="Prrafodelista"/>
        <w:numPr>
          <w:ilvl w:val="0"/>
          <w:numId w:val="5"/>
        </w:numPr>
        <w:spacing w:after="160" w:line="259" w:lineRule="auto"/>
      </w:pPr>
      <w:bookmarkStart w:id="14" w:name="OLE_LINK3"/>
      <w:r>
        <w:t>Reunir información de los producto en venta de al menos un 60% de las tiendas</w:t>
      </w:r>
      <w:r w:rsidR="00004EB6">
        <w:t xml:space="preserve"> incluidas en el alcance</w:t>
      </w:r>
      <w:r>
        <w:t>.</w:t>
      </w:r>
    </w:p>
    <w:p w14:paraId="7B3C5D50" w14:textId="6FD51A2B" w:rsidR="00C802F6" w:rsidRDefault="00C802F6" w:rsidP="00C802F6">
      <w:pPr>
        <w:pStyle w:val="Prrafodelista"/>
        <w:numPr>
          <w:ilvl w:val="0"/>
          <w:numId w:val="5"/>
        </w:numPr>
        <w:spacing w:after="160" w:line="259" w:lineRule="auto"/>
      </w:pPr>
      <w:r>
        <w:t xml:space="preserve">Recomendar en un </w:t>
      </w:r>
      <w:r w:rsidR="00463381">
        <w:t>99</w:t>
      </w:r>
      <w:r>
        <w:t>% de los casos el producto con el mejor precio según se realice la búsqueda</w:t>
      </w:r>
      <w:r w:rsidR="0051626E">
        <w:t xml:space="preserve"> y los resultados obtenidos</w:t>
      </w:r>
      <w:r>
        <w:t>.</w:t>
      </w:r>
    </w:p>
    <w:p w14:paraId="5D1AA3CB" w14:textId="56D5B50A" w:rsidR="00C802F6" w:rsidRDefault="00C802F6" w:rsidP="00D10DF9">
      <w:pPr>
        <w:pStyle w:val="Prrafodelista"/>
        <w:numPr>
          <w:ilvl w:val="0"/>
          <w:numId w:val="5"/>
        </w:numPr>
        <w:spacing w:after="160" w:line="259" w:lineRule="auto"/>
      </w:pPr>
      <w:r>
        <w:t>Reducir los tiempos de búsqueda de un producto al mejor precio</w:t>
      </w:r>
      <w:r w:rsidR="002036CA">
        <w:t xml:space="preserve"> en una ubicación determinada</w:t>
      </w:r>
      <w:r w:rsidR="00A27FDE">
        <w:t>.</w:t>
      </w:r>
    </w:p>
    <w:p w14:paraId="4DFDF7B4" w14:textId="58BC39BC" w:rsidR="00CC5E0C" w:rsidRDefault="00F13CEE" w:rsidP="00552724">
      <w:pPr>
        <w:pStyle w:val="Prrafodelista"/>
        <w:numPr>
          <w:ilvl w:val="0"/>
          <w:numId w:val="5"/>
        </w:numPr>
        <w:spacing w:after="160" w:line="259" w:lineRule="auto"/>
      </w:pPr>
      <w:r>
        <w:t>Identificar al menos</w:t>
      </w:r>
      <w:r w:rsidR="008E109D">
        <w:t xml:space="preserve"> el 40% de los productos de los que se desconozca mayor información y/o </w:t>
      </w:r>
      <w:r w:rsidR="00D10DF9">
        <w:t>detalle</w:t>
      </w:r>
      <w:r w:rsidR="008E109D">
        <w:t>, mediante apoyo social</w:t>
      </w:r>
      <w:r>
        <w:t>.</w:t>
      </w:r>
    </w:p>
    <w:p w14:paraId="47FFC6AD" w14:textId="77777777" w:rsidR="0051626E" w:rsidRDefault="0051626E" w:rsidP="0051626E">
      <w:pPr>
        <w:spacing w:after="160" w:line="259" w:lineRule="auto"/>
      </w:pPr>
    </w:p>
    <w:p w14:paraId="382507D3" w14:textId="1EB80C5E" w:rsidR="00552724" w:rsidRPr="009D1E64" w:rsidRDefault="00552724" w:rsidP="00552724">
      <w:pPr>
        <w:pStyle w:val="Ttulo2"/>
        <w:rPr>
          <w:rFonts w:asciiTheme="minorHAnsi" w:hAnsiTheme="minorHAnsi"/>
          <w:i w:val="0"/>
        </w:rPr>
      </w:pPr>
      <w:bookmarkStart w:id="15" w:name="_Toc290001247"/>
      <w:r w:rsidRPr="009D1E64">
        <w:rPr>
          <w:rFonts w:asciiTheme="minorHAnsi" w:hAnsiTheme="minorHAnsi"/>
          <w:i w:val="0"/>
        </w:rPr>
        <w:t>Trazabilidad Causas/Objetivos</w:t>
      </w:r>
      <w:bookmarkEnd w:id="15"/>
    </w:p>
    <w:tbl>
      <w:tblPr>
        <w:tblW w:w="10080" w:type="dxa"/>
        <w:tblInd w:w="55" w:type="dxa"/>
        <w:tblCellMar>
          <w:left w:w="70" w:type="dxa"/>
          <w:right w:w="70" w:type="dxa"/>
        </w:tblCellMar>
        <w:tblLook w:val="04A0" w:firstRow="1" w:lastRow="0" w:firstColumn="1" w:lastColumn="0" w:noHBand="0" w:noVBand="1"/>
      </w:tblPr>
      <w:tblGrid>
        <w:gridCol w:w="2720"/>
        <w:gridCol w:w="2060"/>
        <w:gridCol w:w="2400"/>
        <w:gridCol w:w="1300"/>
        <w:gridCol w:w="1600"/>
      </w:tblGrid>
      <w:tr w:rsidR="008615D6" w:rsidRPr="008615D6" w14:paraId="07ACC644" w14:textId="77777777" w:rsidTr="008615D6">
        <w:trPr>
          <w:trHeight w:val="620"/>
        </w:trPr>
        <w:tc>
          <w:tcPr>
            <w:tcW w:w="2720" w:type="dxa"/>
            <w:tcBorders>
              <w:top w:val="single" w:sz="4" w:space="0" w:color="auto"/>
              <w:left w:val="single" w:sz="4" w:space="0" w:color="auto"/>
              <w:bottom w:val="single" w:sz="4" w:space="0" w:color="auto"/>
              <w:right w:val="single" w:sz="4" w:space="0" w:color="auto"/>
            </w:tcBorders>
            <w:shd w:val="clear" w:color="auto" w:fill="auto"/>
            <w:vAlign w:val="center"/>
            <w:hideMark/>
          </w:tcPr>
          <w:bookmarkEnd w:id="14"/>
          <w:p w14:paraId="6ABC1D3C"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Causa/Objetivo</w:t>
            </w:r>
          </w:p>
        </w:tc>
        <w:tc>
          <w:tcPr>
            <w:tcW w:w="2060" w:type="dxa"/>
            <w:tcBorders>
              <w:top w:val="single" w:sz="4" w:space="0" w:color="auto"/>
              <w:left w:val="nil"/>
              <w:bottom w:val="nil"/>
              <w:right w:val="single" w:sz="4" w:space="0" w:color="auto"/>
            </w:tcBorders>
            <w:shd w:val="clear" w:color="auto" w:fill="auto"/>
            <w:vAlign w:val="center"/>
            <w:hideMark/>
          </w:tcPr>
          <w:p w14:paraId="4DBA7E62"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1</w:t>
            </w:r>
          </w:p>
        </w:tc>
        <w:tc>
          <w:tcPr>
            <w:tcW w:w="2400" w:type="dxa"/>
            <w:tcBorders>
              <w:top w:val="single" w:sz="4" w:space="0" w:color="auto"/>
              <w:left w:val="nil"/>
              <w:bottom w:val="nil"/>
              <w:right w:val="single" w:sz="4" w:space="0" w:color="auto"/>
            </w:tcBorders>
            <w:shd w:val="clear" w:color="auto" w:fill="auto"/>
            <w:vAlign w:val="center"/>
            <w:hideMark/>
          </w:tcPr>
          <w:p w14:paraId="068F4B8C"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2</w:t>
            </w:r>
          </w:p>
        </w:tc>
        <w:tc>
          <w:tcPr>
            <w:tcW w:w="1300" w:type="dxa"/>
            <w:tcBorders>
              <w:top w:val="single" w:sz="4" w:space="0" w:color="auto"/>
              <w:left w:val="nil"/>
              <w:bottom w:val="nil"/>
              <w:right w:val="single" w:sz="4" w:space="0" w:color="auto"/>
            </w:tcBorders>
            <w:shd w:val="clear" w:color="auto" w:fill="auto"/>
            <w:vAlign w:val="center"/>
            <w:hideMark/>
          </w:tcPr>
          <w:p w14:paraId="4251FA73"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3</w:t>
            </w:r>
          </w:p>
        </w:tc>
        <w:tc>
          <w:tcPr>
            <w:tcW w:w="1600" w:type="dxa"/>
            <w:tcBorders>
              <w:top w:val="single" w:sz="4" w:space="0" w:color="auto"/>
              <w:left w:val="nil"/>
              <w:bottom w:val="nil"/>
              <w:right w:val="single" w:sz="4" w:space="0" w:color="auto"/>
            </w:tcBorders>
            <w:shd w:val="clear" w:color="auto" w:fill="auto"/>
            <w:vAlign w:val="center"/>
            <w:hideMark/>
          </w:tcPr>
          <w:p w14:paraId="5E01D748"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4</w:t>
            </w:r>
          </w:p>
        </w:tc>
      </w:tr>
      <w:tr w:rsidR="008615D6" w:rsidRPr="008615D6" w14:paraId="5838AE21" w14:textId="77777777" w:rsidTr="008615D6">
        <w:trPr>
          <w:trHeight w:val="680"/>
        </w:trPr>
        <w:tc>
          <w:tcPr>
            <w:tcW w:w="2720" w:type="dxa"/>
            <w:tcBorders>
              <w:top w:val="nil"/>
              <w:left w:val="single" w:sz="4" w:space="0" w:color="auto"/>
              <w:bottom w:val="single" w:sz="4" w:space="0" w:color="auto"/>
              <w:right w:val="nil"/>
            </w:tcBorders>
            <w:shd w:val="clear" w:color="auto" w:fill="auto"/>
            <w:vAlign w:val="center"/>
            <w:hideMark/>
          </w:tcPr>
          <w:p w14:paraId="0A3EE1C4"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Desconocimiento de todas las ofertas de las tiendas</w:t>
            </w:r>
          </w:p>
        </w:tc>
        <w:tc>
          <w:tcPr>
            <w:tcW w:w="2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67E57C"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X </w:t>
            </w: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11DB9241"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 X</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2F8670AD"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 </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14:paraId="539D6501"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 </w:t>
            </w:r>
          </w:p>
        </w:tc>
      </w:tr>
      <w:tr w:rsidR="008615D6" w:rsidRPr="008615D6" w14:paraId="2307CFFE" w14:textId="77777777" w:rsidTr="008615D6">
        <w:trPr>
          <w:trHeight w:val="720"/>
        </w:trPr>
        <w:tc>
          <w:tcPr>
            <w:tcW w:w="2720" w:type="dxa"/>
            <w:tcBorders>
              <w:top w:val="nil"/>
              <w:left w:val="single" w:sz="4" w:space="0" w:color="auto"/>
              <w:bottom w:val="single" w:sz="4" w:space="0" w:color="auto"/>
              <w:right w:val="nil"/>
            </w:tcBorders>
            <w:shd w:val="clear" w:color="auto" w:fill="auto"/>
            <w:vAlign w:val="center"/>
            <w:hideMark/>
          </w:tcPr>
          <w:p w14:paraId="117D0EDE"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Poca disposición de tiempo</w:t>
            </w:r>
          </w:p>
        </w:tc>
        <w:tc>
          <w:tcPr>
            <w:tcW w:w="2060" w:type="dxa"/>
            <w:tcBorders>
              <w:top w:val="nil"/>
              <w:left w:val="single" w:sz="4" w:space="0" w:color="auto"/>
              <w:bottom w:val="single" w:sz="4" w:space="0" w:color="auto"/>
              <w:right w:val="single" w:sz="4" w:space="0" w:color="auto"/>
            </w:tcBorders>
            <w:shd w:val="clear" w:color="auto" w:fill="auto"/>
            <w:vAlign w:val="center"/>
            <w:hideMark/>
          </w:tcPr>
          <w:p w14:paraId="05B01D30"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 </w:t>
            </w:r>
          </w:p>
        </w:tc>
        <w:tc>
          <w:tcPr>
            <w:tcW w:w="2400" w:type="dxa"/>
            <w:tcBorders>
              <w:top w:val="nil"/>
              <w:left w:val="nil"/>
              <w:bottom w:val="single" w:sz="4" w:space="0" w:color="auto"/>
              <w:right w:val="single" w:sz="4" w:space="0" w:color="auto"/>
            </w:tcBorders>
            <w:shd w:val="clear" w:color="auto" w:fill="auto"/>
            <w:vAlign w:val="center"/>
            <w:hideMark/>
          </w:tcPr>
          <w:p w14:paraId="505C794D"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 X</w:t>
            </w:r>
          </w:p>
        </w:tc>
        <w:tc>
          <w:tcPr>
            <w:tcW w:w="1300" w:type="dxa"/>
            <w:tcBorders>
              <w:top w:val="nil"/>
              <w:left w:val="nil"/>
              <w:bottom w:val="single" w:sz="4" w:space="0" w:color="auto"/>
              <w:right w:val="single" w:sz="4" w:space="0" w:color="auto"/>
            </w:tcBorders>
            <w:shd w:val="clear" w:color="auto" w:fill="auto"/>
            <w:vAlign w:val="center"/>
            <w:hideMark/>
          </w:tcPr>
          <w:p w14:paraId="06A66807"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X </w:t>
            </w:r>
          </w:p>
        </w:tc>
        <w:tc>
          <w:tcPr>
            <w:tcW w:w="1600" w:type="dxa"/>
            <w:tcBorders>
              <w:top w:val="nil"/>
              <w:left w:val="nil"/>
              <w:bottom w:val="single" w:sz="4" w:space="0" w:color="auto"/>
              <w:right w:val="single" w:sz="4" w:space="0" w:color="auto"/>
            </w:tcBorders>
            <w:shd w:val="clear" w:color="auto" w:fill="auto"/>
            <w:noWrap/>
            <w:vAlign w:val="center"/>
            <w:hideMark/>
          </w:tcPr>
          <w:p w14:paraId="38F17AFB"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 </w:t>
            </w:r>
          </w:p>
        </w:tc>
      </w:tr>
      <w:tr w:rsidR="008615D6" w:rsidRPr="008615D6" w14:paraId="602AF8AD" w14:textId="77777777" w:rsidTr="008615D6">
        <w:trPr>
          <w:trHeight w:val="780"/>
        </w:trPr>
        <w:tc>
          <w:tcPr>
            <w:tcW w:w="2720" w:type="dxa"/>
            <w:tcBorders>
              <w:top w:val="nil"/>
              <w:left w:val="single" w:sz="4" w:space="0" w:color="auto"/>
              <w:bottom w:val="single" w:sz="4" w:space="0" w:color="auto"/>
              <w:right w:val="nil"/>
            </w:tcBorders>
            <w:shd w:val="clear" w:color="auto" w:fill="auto"/>
            <w:vAlign w:val="center"/>
            <w:hideMark/>
          </w:tcPr>
          <w:p w14:paraId="7DC310D2"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Empresas tienen su propio metodo de distribución de la información</w:t>
            </w:r>
          </w:p>
        </w:tc>
        <w:tc>
          <w:tcPr>
            <w:tcW w:w="2060" w:type="dxa"/>
            <w:tcBorders>
              <w:top w:val="nil"/>
              <w:left w:val="single" w:sz="4" w:space="0" w:color="auto"/>
              <w:bottom w:val="single" w:sz="4" w:space="0" w:color="auto"/>
              <w:right w:val="single" w:sz="4" w:space="0" w:color="auto"/>
            </w:tcBorders>
            <w:shd w:val="clear" w:color="auto" w:fill="auto"/>
            <w:vAlign w:val="center"/>
            <w:hideMark/>
          </w:tcPr>
          <w:p w14:paraId="3F69486B"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 X</w:t>
            </w:r>
          </w:p>
        </w:tc>
        <w:tc>
          <w:tcPr>
            <w:tcW w:w="2400" w:type="dxa"/>
            <w:tcBorders>
              <w:top w:val="nil"/>
              <w:left w:val="nil"/>
              <w:bottom w:val="single" w:sz="4" w:space="0" w:color="auto"/>
              <w:right w:val="single" w:sz="4" w:space="0" w:color="auto"/>
            </w:tcBorders>
            <w:shd w:val="clear" w:color="auto" w:fill="auto"/>
            <w:vAlign w:val="center"/>
            <w:hideMark/>
          </w:tcPr>
          <w:p w14:paraId="450BFBB9"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 </w:t>
            </w:r>
          </w:p>
        </w:tc>
        <w:tc>
          <w:tcPr>
            <w:tcW w:w="1300" w:type="dxa"/>
            <w:tcBorders>
              <w:top w:val="nil"/>
              <w:left w:val="nil"/>
              <w:bottom w:val="single" w:sz="4" w:space="0" w:color="auto"/>
              <w:right w:val="single" w:sz="4" w:space="0" w:color="auto"/>
            </w:tcBorders>
            <w:shd w:val="clear" w:color="auto" w:fill="auto"/>
            <w:vAlign w:val="center"/>
            <w:hideMark/>
          </w:tcPr>
          <w:p w14:paraId="77C4D3A7"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 </w:t>
            </w:r>
          </w:p>
        </w:tc>
        <w:tc>
          <w:tcPr>
            <w:tcW w:w="1600" w:type="dxa"/>
            <w:tcBorders>
              <w:top w:val="nil"/>
              <w:left w:val="nil"/>
              <w:bottom w:val="single" w:sz="4" w:space="0" w:color="auto"/>
              <w:right w:val="single" w:sz="4" w:space="0" w:color="auto"/>
            </w:tcBorders>
            <w:shd w:val="clear" w:color="auto" w:fill="auto"/>
            <w:noWrap/>
            <w:vAlign w:val="center"/>
            <w:hideMark/>
          </w:tcPr>
          <w:p w14:paraId="54F899A4"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 </w:t>
            </w:r>
          </w:p>
        </w:tc>
      </w:tr>
      <w:tr w:rsidR="008615D6" w:rsidRPr="008615D6" w14:paraId="789D5AB5" w14:textId="77777777" w:rsidTr="008615D6">
        <w:trPr>
          <w:trHeight w:val="560"/>
        </w:trPr>
        <w:tc>
          <w:tcPr>
            <w:tcW w:w="2720" w:type="dxa"/>
            <w:tcBorders>
              <w:top w:val="nil"/>
              <w:left w:val="single" w:sz="4" w:space="0" w:color="auto"/>
              <w:bottom w:val="single" w:sz="4" w:space="0" w:color="auto"/>
              <w:right w:val="nil"/>
            </w:tcBorders>
            <w:shd w:val="clear" w:color="auto" w:fill="auto"/>
            <w:vAlign w:val="center"/>
            <w:hideMark/>
          </w:tcPr>
          <w:p w14:paraId="6B92E55A"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Información no se encuentra en un solo sitio</w:t>
            </w:r>
          </w:p>
        </w:tc>
        <w:tc>
          <w:tcPr>
            <w:tcW w:w="2060" w:type="dxa"/>
            <w:tcBorders>
              <w:top w:val="nil"/>
              <w:left w:val="single" w:sz="4" w:space="0" w:color="auto"/>
              <w:bottom w:val="single" w:sz="4" w:space="0" w:color="auto"/>
              <w:right w:val="single" w:sz="4" w:space="0" w:color="auto"/>
            </w:tcBorders>
            <w:shd w:val="clear" w:color="auto" w:fill="auto"/>
            <w:vAlign w:val="center"/>
            <w:hideMark/>
          </w:tcPr>
          <w:p w14:paraId="7D75AC19"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X </w:t>
            </w:r>
          </w:p>
        </w:tc>
        <w:tc>
          <w:tcPr>
            <w:tcW w:w="2400" w:type="dxa"/>
            <w:tcBorders>
              <w:top w:val="nil"/>
              <w:left w:val="nil"/>
              <w:bottom w:val="single" w:sz="4" w:space="0" w:color="auto"/>
              <w:right w:val="single" w:sz="4" w:space="0" w:color="auto"/>
            </w:tcBorders>
            <w:shd w:val="clear" w:color="auto" w:fill="auto"/>
            <w:vAlign w:val="center"/>
            <w:hideMark/>
          </w:tcPr>
          <w:p w14:paraId="26582568"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 </w:t>
            </w:r>
          </w:p>
        </w:tc>
        <w:tc>
          <w:tcPr>
            <w:tcW w:w="1300" w:type="dxa"/>
            <w:tcBorders>
              <w:top w:val="nil"/>
              <w:left w:val="nil"/>
              <w:bottom w:val="single" w:sz="4" w:space="0" w:color="auto"/>
              <w:right w:val="single" w:sz="4" w:space="0" w:color="auto"/>
            </w:tcBorders>
            <w:shd w:val="clear" w:color="auto" w:fill="auto"/>
            <w:vAlign w:val="center"/>
            <w:hideMark/>
          </w:tcPr>
          <w:p w14:paraId="1E9FD708"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 </w:t>
            </w:r>
          </w:p>
        </w:tc>
        <w:tc>
          <w:tcPr>
            <w:tcW w:w="1600" w:type="dxa"/>
            <w:tcBorders>
              <w:top w:val="nil"/>
              <w:left w:val="nil"/>
              <w:bottom w:val="single" w:sz="4" w:space="0" w:color="auto"/>
              <w:right w:val="single" w:sz="4" w:space="0" w:color="auto"/>
            </w:tcBorders>
            <w:shd w:val="clear" w:color="auto" w:fill="auto"/>
            <w:noWrap/>
            <w:vAlign w:val="center"/>
            <w:hideMark/>
          </w:tcPr>
          <w:p w14:paraId="750915FC"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 </w:t>
            </w:r>
          </w:p>
        </w:tc>
      </w:tr>
      <w:tr w:rsidR="008615D6" w:rsidRPr="008615D6" w14:paraId="0EF86494" w14:textId="77777777" w:rsidTr="008615D6">
        <w:trPr>
          <w:trHeight w:val="660"/>
        </w:trPr>
        <w:tc>
          <w:tcPr>
            <w:tcW w:w="2720" w:type="dxa"/>
            <w:tcBorders>
              <w:top w:val="nil"/>
              <w:left w:val="single" w:sz="4" w:space="0" w:color="auto"/>
              <w:bottom w:val="single" w:sz="4" w:space="0" w:color="auto"/>
              <w:right w:val="nil"/>
            </w:tcBorders>
            <w:shd w:val="clear" w:color="auto" w:fill="auto"/>
            <w:vAlign w:val="center"/>
            <w:hideMark/>
          </w:tcPr>
          <w:p w14:paraId="47ADBCD4"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Herramientas son escasas y dispersas</w:t>
            </w:r>
          </w:p>
        </w:tc>
        <w:tc>
          <w:tcPr>
            <w:tcW w:w="2060" w:type="dxa"/>
            <w:tcBorders>
              <w:top w:val="nil"/>
              <w:left w:val="single" w:sz="4" w:space="0" w:color="auto"/>
              <w:bottom w:val="single" w:sz="4" w:space="0" w:color="auto"/>
              <w:right w:val="single" w:sz="4" w:space="0" w:color="auto"/>
            </w:tcBorders>
            <w:shd w:val="clear" w:color="auto" w:fill="auto"/>
            <w:vAlign w:val="center"/>
            <w:hideMark/>
          </w:tcPr>
          <w:p w14:paraId="6F31DA38"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X </w:t>
            </w:r>
          </w:p>
        </w:tc>
        <w:tc>
          <w:tcPr>
            <w:tcW w:w="2400" w:type="dxa"/>
            <w:tcBorders>
              <w:top w:val="nil"/>
              <w:left w:val="nil"/>
              <w:bottom w:val="single" w:sz="4" w:space="0" w:color="auto"/>
              <w:right w:val="single" w:sz="4" w:space="0" w:color="auto"/>
            </w:tcBorders>
            <w:shd w:val="clear" w:color="auto" w:fill="auto"/>
            <w:vAlign w:val="center"/>
            <w:hideMark/>
          </w:tcPr>
          <w:p w14:paraId="668D81F0"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 </w:t>
            </w:r>
          </w:p>
        </w:tc>
        <w:tc>
          <w:tcPr>
            <w:tcW w:w="1300" w:type="dxa"/>
            <w:tcBorders>
              <w:top w:val="nil"/>
              <w:left w:val="nil"/>
              <w:bottom w:val="single" w:sz="4" w:space="0" w:color="auto"/>
              <w:right w:val="single" w:sz="4" w:space="0" w:color="auto"/>
            </w:tcBorders>
            <w:shd w:val="clear" w:color="auto" w:fill="auto"/>
            <w:vAlign w:val="center"/>
            <w:hideMark/>
          </w:tcPr>
          <w:p w14:paraId="5DBECE18"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 </w:t>
            </w:r>
          </w:p>
        </w:tc>
        <w:tc>
          <w:tcPr>
            <w:tcW w:w="1600" w:type="dxa"/>
            <w:tcBorders>
              <w:top w:val="nil"/>
              <w:left w:val="nil"/>
              <w:bottom w:val="single" w:sz="4" w:space="0" w:color="auto"/>
              <w:right w:val="single" w:sz="4" w:space="0" w:color="auto"/>
            </w:tcBorders>
            <w:shd w:val="clear" w:color="auto" w:fill="auto"/>
            <w:noWrap/>
            <w:vAlign w:val="center"/>
            <w:hideMark/>
          </w:tcPr>
          <w:p w14:paraId="7BF55CDC"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 </w:t>
            </w:r>
          </w:p>
        </w:tc>
      </w:tr>
      <w:tr w:rsidR="008615D6" w:rsidRPr="008615D6" w14:paraId="22F19335" w14:textId="77777777" w:rsidTr="008615D6">
        <w:trPr>
          <w:trHeight w:val="600"/>
        </w:trPr>
        <w:tc>
          <w:tcPr>
            <w:tcW w:w="2720" w:type="dxa"/>
            <w:tcBorders>
              <w:top w:val="nil"/>
              <w:left w:val="single" w:sz="4" w:space="0" w:color="auto"/>
              <w:bottom w:val="single" w:sz="4" w:space="0" w:color="auto"/>
              <w:right w:val="nil"/>
            </w:tcBorders>
            <w:shd w:val="clear" w:color="auto" w:fill="auto"/>
            <w:vAlign w:val="center"/>
            <w:hideMark/>
          </w:tcPr>
          <w:p w14:paraId="6A373098"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Falta de herramientas que centralicen la información</w:t>
            </w:r>
          </w:p>
        </w:tc>
        <w:tc>
          <w:tcPr>
            <w:tcW w:w="2060" w:type="dxa"/>
            <w:tcBorders>
              <w:top w:val="nil"/>
              <w:left w:val="single" w:sz="4" w:space="0" w:color="auto"/>
              <w:bottom w:val="single" w:sz="4" w:space="0" w:color="auto"/>
              <w:right w:val="single" w:sz="4" w:space="0" w:color="auto"/>
            </w:tcBorders>
            <w:shd w:val="clear" w:color="auto" w:fill="auto"/>
            <w:vAlign w:val="center"/>
            <w:hideMark/>
          </w:tcPr>
          <w:p w14:paraId="62502536"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X </w:t>
            </w:r>
          </w:p>
        </w:tc>
        <w:tc>
          <w:tcPr>
            <w:tcW w:w="2400" w:type="dxa"/>
            <w:tcBorders>
              <w:top w:val="nil"/>
              <w:left w:val="nil"/>
              <w:bottom w:val="single" w:sz="4" w:space="0" w:color="auto"/>
              <w:right w:val="single" w:sz="4" w:space="0" w:color="auto"/>
            </w:tcBorders>
            <w:shd w:val="clear" w:color="auto" w:fill="auto"/>
            <w:vAlign w:val="center"/>
            <w:hideMark/>
          </w:tcPr>
          <w:p w14:paraId="37B07B55"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 </w:t>
            </w:r>
          </w:p>
        </w:tc>
        <w:tc>
          <w:tcPr>
            <w:tcW w:w="1300" w:type="dxa"/>
            <w:tcBorders>
              <w:top w:val="nil"/>
              <w:left w:val="nil"/>
              <w:bottom w:val="single" w:sz="4" w:space="0" w:color="auto"/>
              <w:right w:val="single" w:sz="4" w:space="0" w:color="auto"/>
            </w:tcBorders>
            <w:shd w:val="clear" w:color="auto" w:fill="auto"/>
            <w:vAlign w:val="center"/>
            <w:hideMark/>
          </w:tcPr>
          <w:p w14:paraId="0878493E"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 </w:t>
            </w:r>
          </w:p>
        </w:tc>
        <w:tc>
          <w:tcPr>
            <w:tcW w:w="1600" w:type="dxa"/>
            <w:tcBorders>
              <w:top w:val="nil"/>
              <w:left w:val="nil"/>
              <w:bottom w:val="single" w:sz="4" w:space="0" w:color="auto"/>
              <w:right w:val="single" w:sz="4" w:space="0" w:color="auto"/>
            </w:tcBorders>
            <w:shd w:val="clear" w:color="auto" w:fill="auto"/>
            <w:noWrap/>
            <w:vAlign w:val="center"/>
            <w:hideMark/>
          </w:tcPr>
          <w:p w14:paraId="099E8F71"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 </w:t>
            </w:r>
          </w:p>
        </w:tc>
      </w:tr>
      <w:tr w:rsidR="008615D6" w:rsidRPr="008615D6" w14:paraId="28D15767" w14:textId="77777777" w:rsidTr="008615D6">
        <w:trPr>
          <w:trHeight w:val="580"/>
        </w:trPr>
        <w:tc>
          <w:tcPr>
            <w:tcW w:w="2720" w:type="dxa"/>
            <w:tcBorders>
              <w:top w:val="nil"/>
              <w:left w:val="single" w:sz="4" w:space="0" w:color="auto"/>
              <w:bottom w:val="single" w:sz="4" w:space="0" w:color="auto"/>
              <w:right w:val="nil"/>
            </w:tcBorders>
            <w:shd w:val="clear" w:color="auto" w:fill="auto"/>
            <w:vAlign w:val="center"/>
            <w:hideMark/>
          </w:tcPr>
          <w:p w14:paraId="28A911BA"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Desconocimiento de detalles del producto</w:t>
            </w:r>
          </w:p>
        </w:tc>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7919CC42"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X</w:t>
            </w:r>
          </w:p>
        </w:tc>
        <w:tc>
          <w:tcPr>
            <w:tcW w:w="2400" w:type="dxa"/>
            <w:tcBorders>
              <w:top w:val="nil"/>
              <w:left w:val="nil"/>
              <w:bottom w:val="single" w:sz="4" w:space="0" w:color="auto"/>
              <w:right w:val="single" w:sz="4" w:space="0" w:color="auto"/>
            </w:tcBorders>
            <w:shd w:val="clear" w:color="auto" w:fill="auto"/>
            <w:noWrap/>
            <w:vAlign w:val="center"/>
            <w:hideMark/>
          </w:tcPr>
          <w:p w14:paraId="6DBDE8F3"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 </w:t>
            </w:r>
          </w:p>
        </w:tc>
        <w:tc>
          <w:tcPr>
            <w:tcW w:w="1300" w:type="dxa"/>
            <w:tcBorders>
              <w:top w:val="nil"/>
              <w:left w:val="nil"/>
              <w:bottom w:val="single" w:sz="4" w:space="0" w:color="auto"/>
              <w:right w:val="single" w:sz="4" w:space="0" w:color="auto"/>
            </w:tcBorders>
            <w:shd w:val="clear" w:color="auto" w:fill="auto"/>
            <w:noWrap/>
            <w:vAlign w:val="center"/>
            <w:hideMark/>
          </w:tcPr>
          <w:p w14:paraId="299E9E8D" w14:textId="77777777" w:rsidR="008615D6" w:rsidRPr="008615D6" w:rsidRDefault="008615D6" w:rsidP="008615D6">
            <w:pPr>
              <w:jc w:val="center"/>
              <w:rPr>
                <w:rFonts w:ascii="Calibri" w:eastAsia="Times New Roman" w:hAnsi="Calibri" w:cs="Times New Roman"/>
                <w:color w:val="000000"/>
                <w:lang w:val="es-CL"/>
              </w:rPr>
            </w:pPr>
            <w:r w:rsidRPr="008615D6">
              <w:rPr>
                <w:rFonts w:ascii="Calibri" w:eastAsia="Times New Roman" w:hAnsi="Calibri" w:cs="Times New Roman"/>
                <w:color w:val="000000"/>
                <w:lang w:val="es-CL"/>
              </w:rPr>
              <w:t> </w:t>
            </w:r>
          </w:p>
        </w:tc>
        <w:tc>
          <w:tcPr>
            <w:tcW w:w="1600" w:type="dxa"/>
            <w:tcBorders>
              <w:top w:val="nil"/>
              <w:left w:val="nil"/>
              <w:bottom w:val="single" w:sz="4" w:space="0" w:color="auto"/>
              <w:right w:val="single" w:sz="4" w:space="0" w:color="auto"/>
            </w:tcBorders>
            <w:shd w:val="clear" w:color="auto" w:fill="auto"/>
            <w:noWrap/>
            <w:vAlign w:val="center"/>
            <w:hideMark/>
          </w:tcPr>
          <w:p w14:paraId="45354CD5" w14:textId="77777777" w:rsidR="008615D6" w:rsidRPr="008615D6" w:rsidRDefault="008615D6" w:rsidP="008615D6">
            <w:pPr>
              <w:jc w:val="center"/>
              <w:rPr>
                <w:rFonts w:ascii="Cambria" w:eastAsia="Times New Roman" w:hAnsi="Cambria" w:cs="Times New Roman"/>
                <w:color w:val="000000"/>
                <w:lang w:val="es-CL"/>
              </w:rPr>
            </w:pPr>
            <w:r w:rsidRPr="008615D6">
              <w:rPr>
                <w:rFonts w:ascii="Cambria" w:eastAsia="Times New Roman" w:hAnsi="Cambria" w:cs="Times New Roman"/>
                <w:color w:val="000000"/>
                <w:lang w:val="es-CL"/>
              </w:rPr>
              <w:t>X</w:t>
            </w:r>
          </w:p>
        </w:tc>
      </w:tr>
      <w:tr w:rsidR="008615D6" w:rsidRPr="008615D6" w14:paraId="50141715" w14:textId="77777777" w:rsidTr="008615D6">
        <w:trPr>
          <w:trHeight w:val="760"/>
        </w:trPr>
        <w:tc>
          <w:tcPr>
            <w:tcW w:w="2720" w:type="dxa"/>
            <w:tcBorders>
              <w:top w:val="nil"/>
              <w:left w:val="nil"/>
              <w:bottom w:val="nil"/>
              <w:right w:val="nil"/>
            </w:tcBorders>
            <w:shd w:val="clear" w:color="auto" w:fill="auto"/>
            <w:noWrap/>
            <w:vAlign w:val="bottom"/>
            <w:hideMark/>
          </w:tcPr>
          <w:p w14:paraId="0212E3F6" w14:textId="77777777" w:rsidR="008615D6" w:rsidRPr="008615D6" w:rsidRDefault="008615D6" w:rsidP="008615D6">
            <w:pPr>
              <w:jc w:val="right"/>
              <w:rPr>
                <w:rFonts w:ascii="Calibri" w:eastAsia="Times New Roman" w:hAnsi="Calibri" w:cs="Times New Roman"/>
                <w:color w:val="000000"/>
                <w:lang w:val="es-CL"/>
              </w:rPr>
            </w:pPr>
            <w:r w:rsidRPr="008615D6">
              <w:rPr>
                <w:rFonts w:ascii="Calibri" w:eastAsia="Times New Roman" w:hAnsi="Calibri" w:cs="Times New Roman"/>
                <w:color w:val="000000"/>
                <w:lang w:val="es-CL"/>
              </w:rPr>
              <w:t>Obj1</w:t>
            </w:r>
          </w:p>
        </w:tc>
        <w:tc>
          <w:tcPr>
            <w:tcW w:w="5760" w:type="dxa"/>
            <w:gridSpan w:val="3"/>
            <w:tcBorders>
              <w:top w:val="nil"/>
              <w:left w:val="nil"/>
              <w:bottom w:val="nil"/>
              <w:right w:val="nil"/>
            </w:tcBorders>
            <w:shd w:val="clear" w:color="auto" w:fill="auto"/>
            <w:vAlign w:val="center"/>
            <w:hideMark/>
          </w:tcPr>
          <w:p w14:paraId="29C00A2B" w14:textId="77777777" w:rsidR="008615D6" w:rsidRPr="008615D6" w:rsidRDefault="008615D6" w:rsidP="008615D6">
            <w:pPr>
              <w:rPr>
                <w:rFonts w:ascii="Cambria" w:eastAsia="Times New Roman" w:hAnsi="Cambria" w:cs="Times New Roman"/>
                <w:color w:val="000000"/>
                <w:lang w:val="es-CL"/>
              </w:rPr>
            </w:pPr>
            <w:r w:rsidRPr="008615D6">
              <w:rPr>
                <w:rFonts w:ascii="Cambria" w:eastAsia="Times New Roman" w:hAnsi="Cambria" w:cs="Times New Roman"/>
                <w:color w:val="000000"/>
                <w:lang w:val="es-CL"/>
              </w:rPr>
              <w:t>Reunir información de los productos en venta de al menos un 60% de las tiendas.</w:t>
            </w:r>
          </w:p>
        </w:tc>
        <w:tc>
          <w:tcPr>
            <w:tcW w:w="1600" w:type="dxa"/>
            <w:tcBorders>
              <w:top w:val="nil"/>
              <w:left w:val="nil"/>
              <w:bottom w:val="nil"/>
              <w:right w:val="nil"/>
            </w:tcBorders>
            <w:shd w:val="clear" w:color="auto" w:fill="auto"/>
            <w:noWrap/>
            <w:vAlign w:val="center"/>
            <w:hideMark/>
          </w:tcPr>
          <w:p w14:paraId="4752D722" w14:textId="77777777" w:rsidR="008615D6" w:rsidRPr="008615D6" w:rsidRDefault="008615D6" w:rsidP="008615D6">
            <w:pPr>
              <w:rPr>
                <w:rFonts w:ascii="Cambria" w:eastAsia="Times New Roman" w:hAnsi="Cambria" w:cs="Times New Roman"/>
                <w:color w:val="000000"/>
                <w:lang w:val="es-CL"/>
              </w:rPr>
            </w:pPr>
          </w:p>
        </w:tc>
      </w:tr>
      <w:tr w:rsidR="008615D6" w:rsidRPr="008615D6" w14:paraId="5390D769" w14:textId="77777777" w:rsidTr="008615D6">
        <w:trPr>
          <w:trHeight w:val="600"/>
        </w:trPr>
        <w:tc>
          <w:tcPr>
            <w:tcW w:w="2720" w:type="dxa"/>
            <w:tcBorders>
              <w:top w:val="nil"/>
              <w:left w:val="nil"/>
              <w:bottom w:val="nil"/>
              <w:right w:val="nil"/>
            </w:tcBorders>
            <w:shd w:val="clear" w:color="auto" w:fill="auto"/>
            <w:noWrap/>
            <w:vAlign w:val="bottom"/>
            <w:hideMark/>
          </w:tcPr>
          <w:p w14:paraId="2DC65167" w14:textId="77777777" w:rsidR="008615D6" w:rsidRPr="008615D6" w:rsidRDefault="008615D6" w:rsidP="008615D6">
            <w:pPr>
              <w:jc w:val="right"/>
              <w:rPr>
                <w:rFonts w:ascii="Calibri" w:eastAsia="Times New Roman" w:hAnsi="Calibri" w:cs="Times New Roman"/>
                <w:color w:val="000000"/>
                <w:lang w:val="es-CL"/>
              </w:rPr>
            </w:pPr>
            <w:r w:rsidRPr="008615D6">
              <w:rPr>
                <w:rFonts w:ascii="Calibri" w:eastAsia="Times New Roman" w:hAnsi="Calibri" w:cs="Times New Roman"/>
                <w:color w:val="000000"/>
                <w:lang w:val="es-CL"/>
              </w:rPr>
              <w:t>Obj2</w:t>
            </w:r>
          </w:p>
        </w:tc>
        <w:tc>
          <w:tcPr>
            <w:tcW w:w="5760" w:type="dxa"/>
            <w:gridSpan w:val="3"/>
            <w:tcBorders>
              <w:top w:val="nil"/>
              <w:left w:val="nil"/>
              <w:bottom w:val="nil"/>
              <w:right w:val="nil"/>
            </w:tcBorders>
            <w:shd w:val="clear" w:color="auto" w:fill="auto"/>
            <w:vAlign w:val="center"/>
            <w:hideMark/>
          </w:tcPr>
          <w:p w14:paraId="2C2DAEEA" w14:textId="5BC98714" w:rsidR="008615D6" w:rsidRPr="008615D6" w:rsidRDefault="008615D6" w:rsidP="00B67D5A">
            <w:pPr>
              <w:rPr>
                <w:rFonts w:ascii="Cambria" w:eastAsia="Times New Roman" w:hAnsi="Cambria" w:cs="Times New Roman"/>
                <w:color w:val="000000"/>
                <w:lang w:val="es-CL"/>
              </w:rPr>
            </w:pPr>
            <w:r w:rsidRPr="008615D6">
              <w:rPr>
                <w:rFonts w:ascii="Cambria" w:eastAsia="Times New Roman" w:hAnsi="Cambria" w:cs="Times New Roman"/>
                <w:color w:val="000000"/>
                <w:lang w:val="es-CL"/>
              </w:rPr>
              <w:t xml:space="preserve">Recomendar en un </w:t>
            </w:r>
            <w:r w:rsidR="00B67D5A">
              <w:rPr>
                <w:rFonts w:ascii="Cambria" w:eastAsia="Times New Roman" w:hAnsi="Cambria" w:cs="Times New Roman"/>
                <w:color w:val="000000"/>
                <w:lang w:val="es-CL"/>
              </w:rPr>
              <w:t>99</w:t>
            </w:r>
            <w:r w:rsidRPr="008615D6">
              <w:rPr>
                <w:rFonts w:ascii="Cambria" w:eastAsia="Times New Roman" w:hAnsi="Cambria" w:cs="Times New Roman"/>
                <w:color w:val="000000"/>
                <w:lang w:val="es-CL"/>
              </w:rPr>
              <w:t>% de los casos el producto con el mej</w:t>
            </w:r>
            <w:r w:rsidR="00B67D5A">
              <w:rPr>
                <w:rFonts w:ascii="Cambria" w:eastAsia="Times New Roman" w:hAnsi="Cambria" w:cs="Times New Roman"/>
                <w:color w:val="000000"/>
                <w:lang w:val="es-CL"/>
              </w:rPr>
              <w:t>or precio según se realice la bú</w:t>
            </w:r>
            <w:r w:rsidRPr="008615D6">
              <w:rPr>
                <w:rFonts w:ascii="Cambria" w:eastAsia="Times New Roman" w:hAnsi="Cambria" w:cs="Times New Roman"/>
                <w:color w:val="000000"/>
                <w:lang w:val="es-CL"/>
              </w:rPr>
              <w:t>squeda.</w:t>
            </w:r>
          </w:p>
        </w:tc>
        <w:tc>
          <w:tcPr>
            <w:tcW w:w="1600" w:type="dxa"/>
            <w:tcBorders>
              <w:top w:val="nil"/>
              <w:left w:val="nil"/>
              <w:bottom w:val="nil"/>
              <w:right w:val="nil"/>
            </w:tcBorders>
            <w:shd w:val="clear" w:color="auto" w:fill="auto"/>
            <w:noWrap/>
            <w:vAlign w:val="center"/>
            <w:hideMark/>
          </w:tcPr>
          <w:p w14:paraId="6F9C2052" w14:textId="77777777" w:rsidR="008615D6" w:rsidRPr="008615D6" w:rsidRDefault="008615D6" w:rsidP="008615D6">
            <w:pPr>
              <w:rPr>
                <w:rFonts w:ascii="Cambria" w:eastAsia="Times New Roman" w:hAnsi="Cambria" w:cs="Times New Roman"/>
                <w:color w:val="000000"/>
                <w:lang w:val="es-CL"/>
              </w:rPr>
            </w:pPr>
          </w:p>
        </w:tc>
      </w:tr>
      <w:tr w:rsidR="008615D6" w:rsidRPr="008615D6" w14:paraId="4E09F57F" w14:textId="77777777" w:rsidTr="008615D6">
        <w:trPr>
          <w:trHeight w:val="840"/>
        </w:trPr>
        <w:tc>
          <w:tcPr>
            <w:tcW w:w="2720" w:type="dxa"/>
            <w:tcBorders>
              <w:top w:val="nil"/>
              <w:left w:val="nil"/>
              <w:bottom w:val="nil"/>
              <w:right w:val="nil"/>
            </w:tcBorders>
            <w:shd w:val="clear" w:color="auto" w:fill="auto"/>
            <w:noWrap/>
            <w:vAlign w:val="bottom"/>
            <w:hideMark/>
          </w:tcPr>
          <w:p w14:paraId="76A4A717" w14:textId="77777777" w:rsidR="008615D6" w:rsidRPr="008615D6" w:rsidRDefault="008615D6" w:rsidP="008615D6">
            <w:pPr>
              <w:jc w:val="right"/>
              <w:rPr>
                <w:rFonts w:ascii="Calibri" w:eastAsia="Times New Roman" w:hAnsi="Calibri" w:cs="Times New Roman"/>
                <w:color w:val="000000"/>
                <w:lang w:val="es-CL"/>
              </w:rPr>
            </w:pPr>
            <w:r w:rsidRPr="008615D6">
              <w:rPr>
                <w:rFonts w:ascii="Calibri" w:eastAsia="Times New Roman" w:hAnsi="Calibri" w:cs="Times New Roman"/>
                <w:color w:val="000000"/>
                <w:lang w:val="es-CL"/>
              </w:rPr>
              <w:t>Obj3</w:t>
            </w:r>
          </w:p>
        </w:tc>
        <w:tc>
          <w:tcPr>
            <w:tcW w:w="5760" w:type="dxa"/>
            <w:gridSpan w:val="3"/>
            <w:tcBorders>
              <w:top w:val="nil"/>
              <w:left w:val="nil"/>
              <w:bottom w:val="nil"/>
              <w:right w:val="nil"/>
            </w:tcBorders>
            <w:shd w:val="clear" w:color="auto" w:fill="auto"/>
            <w:vAlign w:val="center"/>
            <w:hideMark/>
          </w:tcPr>
          <w:p w14:paraId="25AB164B" w14:textId="77777777" w:rsidR="008615D6" w:rsidRPr="008615D6" w:rsidRDefault="008615D6" w:rsidP="008615D6">
            <w:pPr>
              <w:rPr>
                <w:rFonts w:ascii="Cambria" w:eastAsia="Times New Roman" w:hAnsi="Cambria" w:cs="Times New Roman"/>
                <w:color w:val="000000"/>
                <w:lang w:val="es-CL"/>
              </w:rPr>
            </w:pPr>
            <w:r w:rsidRPr="008615D6">
              <w:rPr>
                <w:rFonts w:ascii="Cambria" w:eastAsia="Times New Roman" w:hAnsi="Cambria" w:cs="Times New Roman"/>
                <w:color w:val="000000"/>
                <w:lang w:val="es-CL"/>
              </w:rPr>
              <w:t>Reducir los tiempos de búsqueda de un producto al mejor precio.</w:t>
            </w:r>
          </w:p>
        </w:tc>
        <w:tc>
          <w:tcPr>
            <w:tcW w:w="1600" w:type="dxa"/>
            <w:tcBorders>
              <w:top w:val="nil"/>
              <w:left w:val="nil"/>
              <w:bottom w:val="nil"/>
              <w:right w:val="nil"/>
            </w:tcBorders>
            <w:shd w:val="clear" w:color="auto" w:fill="auto"/>
            <w:noWrap/>
            <w:vAlign w:val="center"/>
            <w:hideMark/>
          </w:tcPr>
          <w:p w14:paraId="2F82F551" w14:textId="77777777" w:rsidR="008615D6" w:rsidRPr="008615D6" w:rsidRDefault="008615D6" w:rsidP="008615D6">
            <w:pPr>
              <w:rPr>
                <w:rFonts w:ascii="Cambria" w:eastAsia="Times New Roman" w:hAnsi="Cambria" w:cs="Times New Roman"/>
                <w:color w:val="000000"/>
                <w:lang w:val="es-CL"/>
              </w:rPr>
            </w:pPr>
          </w:p>
        </w:tc>
      </w:tr>
      <w:tr w:rsidR="008615D6" w:rsidRPr="008615D6" w14:paraId="1EC7D20B" w14:textId="77777777" w:rsidTr="008615D6">
        <w:trPr>
          <w:trHeight w:val="300"/>
        </w:trPr>
        <w:tc>
          <w:tcPr>
            <w:tcW w:w="2720" w:type="dxa"/>
            <w:tcBorders>
              <w:top w:val="nil"/>
              <w:left w:val="nil"/>
              <w:bottom w:val="nil"/>
              <w:right w:val="nil"/>
            </w:tcBorders>
            <w:shd w:val="clear" w:color="auto" w:fill="auto"/>
            <w:noWrap/>
            <w:vAlign w:val="bottom"/>
            <w:hideMark/>
          </w:tcPr>
          <w:p w14:paraId="6F1BF781" w14:textId="77777777" w:rsidR="008615D6" w:rsidRPr="008615D6" w:rsidRDefault="008615D6" w:rsidP="008615D6">
            <w:pPr>
              <w:jc w:val="right"/>
              <w:rPr>
                <w:rFonts w:ascii="Calibri" w:eastAsia="Times New Roman" w:hAnsi="Calibri" w:cs="Times New Roman"/>
                <w:color w:val="000000"/>
                <w:lang w:val="es-CL"/>
              </w:rPr>
            </w:pPr>
            <w:r w:rsidRPr="008615D6">
              <w:rPr>
                <w:rFonts w:ascii="Calibri" w:eastAsia="Times New Roman" w:hAnsi="Calibri" w:cs="Times New Roman"/>
                <w:color w:val="000000"/>
                <w:lang w:val="es-CL"/>
              </w:rPr>
              <w:t>Obj4</w:t>
            </w:r>
          </w:p>
        </w:tc>
        <w:tc>
          <w:tcPr>
            <w:tcW w:w="5760" w:type="dxa"/>
            <w:gridSpan w:val="3"/>
            <w:tcBorders>
              <w:top w:val="nil"/>
              <w:left w:val="nil"/>
              <w:bottom w:val="nil"/>
              <w:right w:val="nil"/>
            </w:tcBorders>
            <w:shd w:val="clear" w:color="auto" w:fill="auto"/>
            <w:vAlign w:val="center"/>
            <w:hideMark/>
          </w:tcPr>
          <w:p w14:paraId="1EF2FF0F" w14:textId="77777777" w:rsidR="008615D6" w:rsidRPr="008615D6" w:rsidRDefault="008615D6" w:rsidP="008615D6">
            <w:pPr>
              <w:rPr>
                <w:rFonts w:ascii="Cambria" w:eastAsia="Times New Roman" w:hAnsi="Cambria" w:cs="Times New Roman"/>
                <w:color w:val="000000"/>
                <w:lang w:val="es-CL"/>
              </w:rPr>
            </w:pPr>
            <w:r w:rsidRPr="008615D6">
              <w:rPr>
                <w:rFonts w:ascii="Cambria" w:eastAsia="Times New Roman" w:hAnsi="Cambria" w:cs="Times New Roman"/>
                <w:color w:val="000000"/>
                <w:lang w:val="es-CL"/>
              </w:rPr>
              <w:t>Identificar al menos el 40% de los productos de los que se desconozca mayor información y/o detalle, mediante apoyo social.</w:t>
            </w:r>
          </w:p>
        </w:tc>
        <w:tc>
          <w:tcPr>
            <w:tcW w:w="1600" w:type="dxa"/>
            <w:tcBorders>
              <w:top w:val="nil"/>
              <w:left w:val="nil"/>
              <w:bottom w:val="nil"/>
              <w:right w:val="nil"/>
            </w:tcBorders>
            <w:shd w:val="clear" w:color="auto" w:fill="auto"/>
            <w:noWrap/>
            <w:vAlign w:val="center"/>
            <w:hideMark/>
          </w:tcPr>
          <w:p w14:paraId="6B2FAB34" w14:textId="77777777" w:rsidR="008615D6" w:rsidRPr="008615D6" w:rsidRDefault="008615D6" w:rsidP="008615D6">
            <w:pPr>
              <w:jc w:val="center"/>
              <w:rPr>
                <w:rFonts w:ascii="Cambria" w:eastAsia="Times New Roman" w:hAnsi="Cambria" w:cs="Times New Roman"/>
                <w:color w:val="000000"/>
                <w:lang w:val="es-CL"/>
              </w:rPr>
            </w:pPr>
          </w:p>
        </w:tc>
      </w:tr>
    </w:tbl>
    <w:p w14:paraId="37BE788E" w14:textId="77777777" w:rsidR="00A65AA9" w:rsidRPr="00A65AA9" w:rsidRDefault="00A65AA9" w:rsidP="00A65AA9">
      <w:pPr>
        <w:pStyle w:val="Ttulo1"/>
        <w:rPr>
          <w:rFonts w:asciiTheme="minorHAnsi" w:hAnsiTheme="minorHAnsi"/>
        </w:rPr>
      </w:pPr>
      <w:bookmarkStart w:id="16" w:name="_Toc290001248"/>
      <w:bookmarkStart w:id="17" w:name="_Toc289376169"/>
      <w:r w:rsidRPr="00A65AA9">
        <w:rPr>
          <w:rFonts w:asciiTheme="minorHAnsi" w:hAnsiTheme="minorHAnsi"/>
        </w:rPr>
        <w:t>Alcance del Proyecto</w:t>
      </w:r>
      <w:bookmarkEnd w:id="17"/>
    </w:p>
    <w:p w14:paraId="2123A785" w14:textId="77777777" w:rsidR="00A65AA9" w:rsidRPr="00A65AA9" w:rsidRDefault="00A65AA9" w:rsidP="00A65AA9">
      <w:pPr>
        <w:pStyle w:val="Prrafodelista"/>
        <w:numPr>
          <w:ilvl w:val="0"/>
          <w:numId w:val="6"/>
        </w:numPr>
      </w:pPr>
      <w:r w:rsidRPr="00A65AA9">
        <w:t>Dirigido a personas que posean Smartphone y/o computador con conexión a internet.</w:t>
      </w:r>
    </w:p>
    <w:p w14:paraId="6FDE5B2D" w14:textId="77777777" w:rsidR="00A65AA9" w:rsidRPr="00A65AA9" w:rsidRDefault="00A65AA9" w:rsidP="00A65AA9">
      <w:pPr>
        <w:pStyle w:val="Prrafodelista"/>
        <w:numPr>
          <w:ilvl w:val="0"/>
          <w:numId w:val="6"/>
        </w:numPr>
      </w:pPr>
      <w:r w:rsidRPr="00A65AA9">
        <w:t>Dirigido a personas entre los 18 y 30 años de edad.</w:t>
      </w:r>
    </w:p>
    <w:p w14:paraId="405CC096" w14:textId="77777777" w:rsidR="00A65AA9" w:rsidRPr="00A65AA9" w:rsidRDefault="00A65AA9" w:rsidP="00A65AA9">
      <w:pPr>
        <w:pStyle w:val="Prrafodelista"/>
        <w:numPr>
          <w:ilvl w:val="0"/>
          <w:numId w:val="6"/>
        </w:numPr>
      </w:pPr>
      <w:r w:rsidRPr="00A65AA9">
        <w:t>Dirigido principalmente al público femenino.</w:t>
      </w:r>
    </w:p>
    <w:p w14:paraId="4155226B" w14:textId="77777777" w:rsidR="00A65AA9" w:rsidRPr="00A65AA9" w:rsidRDefault="00A65AA9" w:rsidP="00A65AA9">
      <w:pPr>
        <w:pStyle w:val="Prrafodelista"/>
        <w:numPr>
          <w:ilvl w:val="0"/>
          <w:numId w:val="6"/>
        </w:numPr>
      </w:pPr>
      <w:r w:rsidRPr="00A65AA9">
        <w:t>Ha desarrollar en un principio para cierto tipo de productos como:</w:t>
      </w:r>
    </w:p>
    <w:p w14:paraId="7A163A3C" w14:textId="77777777" w:rsidR="00A65AA9" w:rsidRPr="00A65AA9" w:rsidRDefault="00A65AA9" w:rsidP="00A65AA9">
      <w:pPr>
        <w:pStyle w:val="Prrafodelista"/>
        <w:numPr>
          <w:ilvl w:val="1"/>
          <w:numId w:val="6"/>
        </w:numPr>
      </w:pPr>
      <w:r w:rsidRPr="00A65AA9">
        <w:t>Botas y Botines femeninos marca:</w:t>
      </w:r>
    </w:p>
    <w:p w14:paraId="41C5080F" w14:textId="77777777" w:rsidR="00A65AA9" w:rsidRPr="00A65AA9" w:rsidRDefault="00A65AA9" w:rsidP="00A65AA9">
      <w:pPr>
        <w:pStyle w:val="Prrafodelista"/>
        <w:numPr>
          <w:ilvl w:val="2"/>
          <w:numId w:val="6"/>
        </w:numPr>
      </w:pPr>
      <w:r w:rsidRPr="00A65AA9">
        <w:t>Azaleia.</w:t>
      </w:r>
    </w:p>
    <w:p w14:paraId="3ED2EF75" w14:textId="77777777" w:rsidR="00A65AA9" w:rsidRPr="00A65AA9" w:rsidRDefault="00A65AA9" w:rsidP="00A65AA9">
      <w:pPr>
        <w:pStyle w:val="Prrafodelista"/>
        <w:numPr>
          <w:ilvl w:val="2"/>
          <w:numId w:val="6"/>
        </w:numPr>
      </w:pPr>
      <w:proofErr w:type="spellStart"/>
      <w:r w:rsidRPr="00A65AA9">
        <w:t>Pollini</w:t>
      </w:r>
      <w:proofErr w:type="spellEnd"/>
      <w:r w:rsidRPr="00A65AA9">
        <w:t>.</w:t>
      </w:r>
    </w:p>
    <w:p w14:paraId="3D392456" w14:textId="77777777" w:rsidR="00A65AA9" w:rsidRDefault="00A65AA9" w:rsidP="00A65AA9">
      <w:pPr>
        <w:pStyle w:val="Prrafodelista"/>
        <w:numPr>
          <w:ilvl w:val="2"/>
          <w:numId w:val="6"/>
        </w:numPr>
      </w:pPr>
      <w:r>
        <w:lastRenderedPageBreak/>
        <w:t xml:space="preserve">16 </w:t>
      </w:r>
      <w:proofErr w:type="spellStart"/>
      <w:r>
        <w:t>hrs</w:t>
      </w:r>
      <w:proofErr w:type="spellEnd"/>
      <w:r>
        <w:t>.</w:t>
      </w:r>
    </w:p>
    <w:p w14:paraId="5433BFFF" w14:textId="77777777" w:rsidR="00A65AA9" w:rsidRDefault="00A65AA9" w:rsidP="00A65AA9">
      <w:pPr>
        <w:pStyle w:val="Prrafodelista"/>
        <w:numPr>
          <w:ilvl w:val="2"/>
          <w:numId w:val="6"/>
        </w:numPr>
      </w:pPr>
      <w:proofErr w:type="spellStart"/>
      <w:r>
        <w:t>Naturalizer</w:t>
      </w:r>
      <w:proofErr w:type="spellEnd"/>
      <w:r>
        <w:t>.</w:t>
      </w:r>
    </w:p>
    <w:p w14:paraId="605981C9" w14:textId="77777777" w:rsidR="00A65AA9" w:rsidRDefault="00A65AA9" w:rsidP="00A65AA9">
      <w:pPr>
        <w:pStyle w:val="Prrafodelista"/>
        <w:numPr>
          <w:ilvl w:val="2"/>
          <w:numId w:val="6"/>
        </w:numPr>
      </w:pPr>
      <w:r>
        <w:t>Gacel.</w:t>
      </w:r>
    </w:p>
    <w:p w14:paraId="64D4E84A" w14:textId="77777777" w:rsidR="00A65AA9" w:rsidRDefault="00A65AA9" w:rsidP="00A65AA9">
      <w:pPr>
        <w:pStyle w:val="Prrafodelista"/>
        <w:numPr>
          <w:ilvl w:val="0"/>
          <w:numId w:val="6"/>
        </w:numPr>
      </w:pPr>
      <w:r>
        <w:t>Se utilizará la tecnología de mapas de Google.</w:t>
      </w:r>
    </w:p>
    <w:p w14:paraId="56E04AC7" w14:textId="77777777" w:rsidR="00A65AA9" w:rsidRDefault="00A65AA9" w:rsidP="00A65AA9">
      <w:pPr>
        <w:pStyle w:val="Prrafodelista"/>
        <w:numPr>
          <w:ilvl w:val="0"/>
          <w:numId w:val="6"/>
        </w:numPr>
      </w:pPr>
      <w:r>
        <w:t>Se tomará la información “rastreando” los sitios web de las empresas que posean los productos.</w:t>
      </w:r>
    </w:p>
    <w:p w14:paraId="75A1A3B5" w14:textId="77777777" w:rsidR="00A65AA9" w:rsidRDefault="00A65AA9" w:rsidP="00A65AA9">
      <w:pPr>
        <w:pStyle w:val="Prrafodelista"/>
        <w:numPr>
          <w:ilvl w:val="0"/>
          <w:numId w:val="6"/>
        </w:numPr>
      </w:pPr>
      <w:r>
        <w:t>Pequeñas empresas sin sitios web deben poder publicar sus productos manualmente.</w:t>
      </w:r>
    </w:p>
    <w:p w14:paraId="55125AC7" w14:textId="77777777" w:rsidR="00A65AA9" w:rsidRDefault="00A65AA9" w:rsidP="00A65AA9">
      <w:pPr>
        <w:pStyle w:val="Prrafodelista"/>
        <w:numPr>
          <w:ilvl w:val="0"/>
          <w:numId w:val="6"/>
        </w:numPr>
        <w:rPr>
          <w:ins w:id="18" w:author="Francisco Ovalle" w:date="2015-04-11T21:22:00Z"/>
        </w:rPr>
      </w:pPr>
      <w:r>
        <w:t>Será sitio web, optimizado también para dispositivos móviles.</w:t>
      </w:r>
    </w:p>
    <w:p w14:paraId="31129DFD" w14:textId="097B7404" w:rsidR="00A65AA9" w:rsidRDefault="00A65AA9" w:rsidP="00A65AA9">
      <w:pPr>
        <w:pStyle w:val="Prrafodelista"/>
        <w:numPr>
          <w:ilvl w:val="0"/>
          <w:numId w:val="6"/>
        </w:numPr>
      </w:pPr>
      <w:ins w:id="19" w:author="Francisco Ovalle" w:date="2015-04-11T21:22:00Z">
        <w:r>
          <w:t>Será aplicación móvil.</w:t>
        </w:r>
      </w:ins>
      <w:bookmarkStart w:id="20" w:name="_GoBack"/>
      <w:bookmarkEnd w:id="20"/>
    </w:p>
    <w:p w14:paraId="3C31603B" w14:textId="77777777" w:rsidR="00A65AA9" w:rsidRDefault="00A65AA9" w:rsidP="00A65AA9">
      <w:pPr>
        <w:pStyle w:val="Prrafodelista"/>
        <w:numPr>
          <w:ilvl w:val="0"/>
          <w:numId w:val="6"/>
        </w:numPr>
      </w:pPr>
      <w:r>
        <w:t>Implementación de espacio de carácter social.</w:t>
      </w:r>
    </w:p>
    <w:p w14:paraId="4D458C67" w14:textId="77777777" w:rsidR="00A65AA9" w:rsidRPr="00D14F3C" w:rsidRDefault="00A65AA9" w:rsidP="00A65AA9">
      <w:pPr>
        <w:ind w:left="708"/>
      </w:pPr>
    </w:p>
    <w:p w14:paraId="00282483" w14:textId="77777777" w:rsidR="00A65AA9" w:rsidRDefault="00A65AA9" w:rsidP="00A65AA9">
      <w:pPr>
        <w:pStyle w:val="Ttulo1"/>
        <w:rPr>
          <w:rFonts w:asciiTheme="minorHAnsi" w:hAnsiTheme="minorHAnsi"/>
        </w:rPr>
      </w:pPr>
      <w:bookmarkStart w:id="21" w:name="_Toc289376170"/>
      <w:r w:rsidRPr="00C407F7">
        <w:rPr>
          <w:rFonts w:asciiTheme="minorHAnsi" w:hAnsiTheme="minorHAnsi"/>
        </w:rPr>
        <w:t>Limitaciones</w:t>
      </w:r>
      <w:bookmarkEnd w:id="21"/>
      <w:r w:rsidRPr="00C407F7">
        <w:rPr>
          <w:rFonts w:asciiTheme="minorHAnsi" w:hAnsiTheme="minorHAnsi"/>
        </w:rPr>
        <w:t xml:space="preserve"> </w:t>
      </w:r>
    </w:p>
    <w:p w14:paraId="1F0D67F2" w14:textId="77777777" w:rsidR="00A65AA9" w:rsidRDefault="00A65AA9" w:rsidP="00A65AA9">
      <w:pPr>
        <w:pStyle w:val="Prrafodelista"/>
        <w:numPr>
          <w:ilvl w:val="0"/>
          <w:numId w:val="6"/>
        </w:numPr>
      </w:pPr>
      <w:r>
        <w:t>En un comienzo solo para Viña del Mar.</w:t>
      </w:r>
    </w:p>
    <w:p w14:paraId="605964CA" w14:textId="77777777" w:rsidR="00A65AA9" w:rsidRDefault="00A65AA9" w:rsidP="00A65AA9">
      <w:pPr>
        <w:pStyle w:val="Prrafodelista"/>
        <w:numPr>
          <w:ilvl w:val="0"/>
          <w:numId w:val="6"/>
        </w:numPr>
      </w:pPr>
      <w:r>
        <w:t>Inicialmente solo para sistema IOS y Android.</w:t>
      </w:r>
    </w:p>
    <w:p w14:paraId="607C723F" w14:textId="77777777" w:rsidR="00A65AA9" w:rsidRDefault="00A65AA9" w:rsidP="00A65AA9">
      <w:pPr>
        <w:pStyle w:val="Prrafodelista"/>
        <w:numPr>
          <w:ilvl w:val="0"/>
          <w:numId w:val="6"/>
        </w:numPr>
      </w:pPr>
      <w:r>
        <w:t>En un comienzo solo en las siguientes tiendas:</w:t>
      </w:r>
    </w:p>
    <w:p w14:paraId="2137C510" w14:textId="77777777" w:rsidR="00A65AA9" w:rsidRDefault="00A65AA9" w:rsidP="00A65AA9">
      <w:pPr>
        <w:pStyle w:val="Prrafodelista"/>
        <w:numPr>
          <w:ilvl w:val="1"/>
          <w:numId w:val="6"/>
        </w:numPr>
      </w:pPr>
      <w:r>
        <w:t>Ripley</w:t>
      </w:r>
    </w:p>
    <w:p w14:paraId="738FB90C" w14:textId="77777777" w:rsidR="00A65AA9" w:rsidRDefault="00A65AA9" w:rsidP="00A65AA9">
      <w:pPr>
        <w:pStyle w:val="Prrafodelista"/>
        <w:numPr>
          <w:ilvl w:val="1"/>
          <w:numId w:val="6"/>
        </w:numPr>
      </w:pPr>
      <w:r>
        <w:t>Falabella</w:t>
      </w:r>
    </w:p>
    <w:p w14:paraId="6BBAF113" w14:textId="77777777" w:rsidR="00A65AA9" w:rsidRDefault="00A65AA9" w:rsidP="00A65AA9">
      <w:pPr>
        <w:pStyle w:val="Prrafodelista"/>
        <w:numPr>
          <w:ilvl w:val="1"/>
          <w:numId w:val="6"/>
        </w:numPr>
      </w:pPr>
      <w:r>
        <w:t>Paris</w:t>
      </w:r>
    </w:p>
    <w:p w14:paraId="7DBF5F82" w14:textId="77777777" w:rsidR="00A65AA9" w:rsidRDefault="00A65AA9" w:rsidP="00A65AA9">
      <w:pPr>
        <w:pStyle w:val="Prrafodelista"/>
        <w:numPr>
          <w:ilvl w:val="1"/>
          <w:numId w:val="6"/>
        </w:numPr>
      </w:pPr>
      <w:r>
        <w:t>Azaleia</w:t>
      </w:r>
    </w:p>
    <w:p w14:paraId="31BFF6F0" w14:textId="77777777" w:rsidR="00A65AA9" w:rsidRDefault="00A65AA9" w:rsidP="00A65AA9">
      <w:pPr>
        <w:pStyle w:val="Prrafodelista"/>
        <w:numPr>
          <w:ilvl w:val="1"/>
          <w:numId w:val="6"/>
        </w:numPr>
      </w:pPr>
      <w:r>
        <w:t>Gacel</w:t>
      </w:r>
    </w:p>
    <w:p w14:paraId="2C7120A4" w14:textId="77777777" w:rsidR="00A65AA9" w:rsidRPr="00936515" w:rsidRDefault="00A65AA9" w:rsidP="00A65AA9">
      <w:pPr>
        <w:pStyle w:val="Prrafodelista"/>
        <w:numPr>
          <w:ilvl w:val="0"/>
          <w:numId w:val="6"/>
        </w:numPr>
      </w:pPr>
      <w:r>
        <w:t>Vía web solo en navegadores convencionales, ya sea Google Chrome, Mozilla Firefox e Internet Explorer.</w:t>
      </w:r>
    </w:p>
    <w:p w14:paraId="35DFB39A" w14:textId="77777777" w:rsidR="00A65AA9" w:rsidRDefault="00A65AA9" w:rsidP="009E6EDA">
      <w:pPr>
        <w:pStyle w:val="Ttulo1"/>
        <w:numPr>
          <w:ilvl w:val="0"/>
          <w:numId w:val="0"/>
        </w:numPr>
        <w:ind w:left="720"/>
      </w:pPr>
    </w:p>
    <w:p w14:paraId="620A8A4C" w14:textId="2098C667" w:rsidR="00C802F6" w:rsidRDefault="006B3C88" w:rsidP="006B3C88">
      <w:pPr>
        <w:pStyle w:val="Ttulo1"/>
      </w:pPr>
      <w:r>
        <w:t>Modelo de Negocio BPMN Actual/Futura</w:t>
      </w:r>
      <w:bookmarkEnd w:id="16"/>
    </w:p>
    <w:p w14:paraId="209A862C" w14:textId="76B1F378" w:rsidR="00DB4DEE" w:rsidRDefault="00DB4DEE" w:rsidP="00DB4DEE">
      <w:pPr>
        <w:pStyle w:val="Ttulo2"/>
      </w:pPr>
      <w:bookmarkStart w:id="22" w:name="_Toc290001249"/>
      <w:r>
        <w:t>Actual</w:t>
      </w:r>
      <w:bookmarkEnd w:id="22"/>
    </w:p>
    <w:p w14:paraId="6319FAA8" w14:textId="60DA3704" w:rsidR="00DB4DEE" w:rsidRPr="00DB4DEE" w:rsidRDefault="002C7B8F" w:rsidP="00DB4DEE">
      <w:pPr>
        <w:ind w:left="-1560"/>
      </w:pPr>
      <w:r>
        <w:rPr>
          <w:noProof/>
          <w:lang w:val="es-ES"/>
        </w:rPr>
        <w:drawing>
          <wp:inline distT="0" distB="0" distL="0" distR="0" wp14:anchorId="2E7D8885" wp14:editId="53924769">
            <wp:extent cx="7734935" cy="2425153"/>
            <wp:effectExtent l="0" t="0" r="1206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Situacion actual.jpg"/>
                    <pic:cNvPicPr/>
                  </pic:nvPicPr>
                  <pic:blipFill>
                    <a:blip r:embed="rId9">
                      <a:extLst>
                        <a:ext uri="{28A0092B-C50C-407E-A947-70E740481C1C}">
                          <a14:useLocalDpi xmlns:a14="http://schemas.microsoft.com/office/drawing/2010/main" val="0"/>
                        </a:ext>
                      </a:extLst>
                    </a:blip>
                    <a:stretch>
                      <a:fillRect/>
                    </a:stretch>
                  </pic:blipFill>
                  <pic:spPr>
                    <a:xfrm>
                      <a:off x="0" y="0"/>
                      <a:ext cx="7734935" cy="2425153"/>
                    </a:xfrm>
                    <a:prstGeom prst="rect">
                      <a:avLst/>
                    </a:prstGeom>
                  </pic:spPr>
                </pic:pic>
              </a:graphicData>
            </a:graphic>
          </wp:inline>
        </w:drawing>
      </w:r>
    </w:p>
    <w:p w14:paraId="7E6D1E26" w14:textId="68E03B75" w:rsidR="00DB4DEE" w:rsidRDefault="00DB4DEE" w:rsidP="00DB4DEE">
      <w:pPr>
        <w:pStyle w:val="Ttulo2"/>
      </w:pPr>
      <w:bookmarkStart w:id="23" w:name="_Toc290001250"/>
      <w:r>
        <w:lastRenderedPageBreak/>
        <w:t>Futuro</w:t>
      </w:r>
      <w:bookmarkEnd w:id="23"/>
    </w:p>
    <w:p w14:paraId="3B2A8294" w14:textId="15244316" w:rsidR="00DB4DEE" w:rsidRPr="00DB4DEE" w:rsidRDefault="00250F48" w:rsidP="00DB4DEE">
      <w:pPr>
        <w:ind w:hanging="1560"/>
      </w:pPr>
      <w:r>
        <w:rPr>
          <w:noProof/>
          <w:lang w:val="es-ES"/>
        </w:rPr>
        <w:drawing>
          <wp:inline distT="0" distB="0" distL="0" distR="0" wp14:anchorId="2B2E695A" wp14:editId="389062A1">
            <wp:extent cx="7620635" cy="269369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pmn Situacion futura.jpg"/>
                    <pic:cNvPicPr/>
                  </pic:nvPicPr>
                  <pic:blipFill>
                    <a:blip r:embed="rId10">
                      <a:extLst>
                        <a:ext uri="{28A0092B-C50C-407E-A947-70E740481C1C}">
                          <a14:useLocalDpi xmlns:a14="http://schemas.microsoft.com/office/drawing/2010/main" val="0"/>
                        </a:ext>
                      </a:extLst>
                    </a:blip>
                    <a:stretch>
                      <a:fillRect/>
                    </a:stretch>
                  </pic:blipFill>
                  <pic:spPr>
                    <a:xfrm>
                      <a:off x="0" y="0"/>
                      <a:ext cx="7620635" cy="2693694"/>
                    </a:xfrm>
                    <a:prstGeom prst="rect">
                      <a:avLst/>
                    </a:prstGeom>
                  </pic:spPr>
                </pic:pic>
              </a:graphicData>
            </a:graphic>
          </wp:inline>
        </w:drawing>
      </w:r>
    </w:p>
    <w:p w14:paraId="3168D92E" w14:textId="77ADB50D" w:rsidR="00F81264" w:rsidRDefault="00F81264" w:rsidP="00F81264">
      <w:pPr>
        <w:pStyle w:val="Ttulo1"/>
        <w:numPr>
          <w:ilvl w:val="0"/>
          <w:numId w:val="0"/>
        </w:numPr>
        <w:ind w:left="720"/>
      </w:pPr>
    </w:p>
    <w:p w14:paraId="65F37AD9" w14:textId="73D06E79" w:rsidR="00F81264" w:rsidRDefault="0019319D" w:rsidP="0019319D">
      <w:pPr>
        <w:pStyle w:val="Ttulo1"/>
      </w:pPr>
      <w:r>
        <w:t>Metodologías</w:t>
      </w:r>
    </w:p>
    <w:p w14:paraId="48BCB431" w14:textId="62CB6BB2" w:rsidR="00F81264" w:rsidRDefault="00975A0A" w:rsidP="00975A0A">
      <w:pPr>
        <w:ind w:left="708"/>
      </w:pPr>
      <w:r>
        <w:t>La metodología a utilizar en nuestro proyecto será para la gestión del mismo la metodología ágil SCRUM y como metodología de desarrollo de software se utilizará la metodología ágil XP (eXtreme Programming). Nuestra elección se basa básicamente en que nuestro proyecto es de innovación, por lo que es muy posible que a lo largo del camino vayan saliendo cambios dentro del mismo, por lo que estas metodologías ágiles se adaptan muy bien a los cambios. Otro motivo de nuestra elección es que nos adaptamos bien a la metodología y si bien no nos es posible cumplir con todo lo que demandan, podemos adaptarlas para p</w:t>
      </w:r>
      <w:r w:rsidR="00952971">
        <w:t xml:space="preserve">oder cumplir nuestros objetivos. </w:t>
      </w:r>
    </w:p>
    <w:p w14:paraId="2BABB0C9" w14:textId="77777777" w:rsidR="00F81264" w:rsidRPr="00F81264" w:rsidRDefault="00F81264" w:rsidP="00F81264"/>
    <w:p w14:paraId="23F8F341" w14:textId="5E07A28A" w:rsidR="006B3C88" w:rsidRDefault="00F81264" w:rsidP="006B3C88">
      <w:pPr>
        <w:pStyle w:val="Ttulo1"/>
      </w:pPr>
      <w:bookmarkStart w:id="24" w:name="_Toc290001251"/>
      <w:r>
        <w:t>D</w:t>
      </w:r>
      <w:r w:rsidR="006B3C88">
        <w:t>efinición Stakeholder/Mercado Objetivo</w:t>
      </w:r>
      <w:bookmarkEnd w:id="24"/>
    </w:p>
    <w:p w14:paraId="62D851E9" w14:textId="1FCB4DCF" w:rsidR="009F4623" w:rsidRDefault="009F4623" w:rsidP="009F4623">
      <w:pPr>
        <w:pStyle w:val="Ttulo2"/>
      </w:pPr>
      <w:bookmarkStart w:id="25" w:name="_Toc290001252"/>
      <w:r>
        <w:t>Matriz Stakeholder</w:t>
      </w:r>
      <w:bookmarkEnd w:id="25"/>
    </w:p>
    <w:tbl>
      <w:tblPr>
        <w:tblW w:w="11659" w:type="dxa"/>
        <w:tblInd w:w="-1490" w:type="dxa"/>
        <w:tblLayout w:type="fixed"/>
        <w:tblCellMar>
          <w:left w:w="70" w:type="dxa"/>
          <w:right w:w="70" w:type="dxa"/>
        </w:tblCellMar>
        <w:tblLook w:val="04A0" w:firstRow="1" w:lastRow="0" w:firstColumn="1" w:lastColumn="0" w:noHBand="0" w:noVBand="1"/>
      </w:tblPr>
      <w:tblGrid>
        <w:gridCol w:w="1300"/>
        <w:gridCol w:w="1300"/>
        <w:gridCol w:w="1300"/>
        <w:gridCol w:w="1880"/>
        <w:gridCol w:w="1300"/>
        <w:gridCol w:w="1300"/>
        <w:gridCol w:w="1300"/>
        <w:gridCol w:w="1300"/>
        <w:gridCol w:w="679"/>
      </w:tblGrid>
      <w:tr w:rsidR="008E55A0" w:rsidRPr="008E55A0" w14:paraId="2175B42D" w14:textId="77777777" w:rsidTr="008E55A0">
        <w:trPr>
          <w:trHeight w:val="320"/>
        </w:trPr>
        <w:tc>
          <w:tcPr>
            <w:tcW w:w="13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65F4D15"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Stakeholder:</w:t>
            </w:r>
          </w:p>
        </w:tc>
        <w:tc>
          <w:tcPr>
            <w:tcW w:w="2600" w:type="dxa"/>
            <w:gridSpan w:val="2"/>
            <w:tcBorders>
              <w:top w:val="single" w:sz="8" w:space="0" w:color="auto"/>
              <w:left w:val="nil"/>
              <w:bottom w:val="single" w:sz="8" w:space="0" w:color="auto"/>
              <w:right w:val="single" w:sz="8" w:space="0" w:color="000000"/>
            </w:tcBorders>
            <w:shd w:val="clear" w:color="auto" w:fill="auto"/>
            <w:vAlign w:val="center"/>
            <w:hideMark/>
          </w:tcPr>
          <w:p w14:paraId="211CF699"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Personas</w:t>
            </w:r>
          </w:p>
        </w:tc>
        <w:tc>
          <w:tcPr>
            <w:tcW w:w="1880" w:type="dxa"/>
            <w:tcBorders>
              <w:top w:val="nil"/>
              <w:left w:val="nil"/>
              <w:bottom w:val="nil"/>
              <w:right w:val="nil"/>
            </w:tcBorders>
            <w:shd w:val="clear" w:color="auto" w:fill="auto"/>
            <w:vAlign w:val="bottom"/>
            <w:hideMark/>
          </w:tcPr>
          <w:p w14:paraId="6F2D087F" w14:textId="77777777" w:rsidR="008E55A0" w:rsidRPr="008E55A0" w:rsidRDefault="008E55A0" w:rsidP="008E55A0">
            <w:pPr>
              <w:rPr>
                <w:rFonts w:ascii="Calibri" w:eastAsia="Times New Roman" w:hAnsi="Calibri" w:cs="Times New Roman"/>
                <w:color w:val="000000"/>
                <w:sz w:val="22"/>
                <w:szCs w:val="22"/>
                <w:lang w:val="es-CL"/>
              </w:rPr>
            </w:pPr>
          </w:p>
        </w:tc>
        <w:tc>
          <w:tcPr>
            <w:tcW w:w="1300" w:type="dxa"/>
            <w:tcBorders>
              <w:top w:val="nil"/>
              <w:left w:val="nil"/>
              <w:bottom w:val="nil"/>
              <w:right w:val="nil"/>
            </w:tcBorders>
            <w:shd w:val="clear" w:color="auto" w:fill="auto"/>
            <w:vAlign w:val="bottom"/>
            <w:hideMark/>
          </w:tcPr>
          <w:p w14:paraId="2DABE3D4" w14:textId="77777777" w:rsidR="008E55A0" w:rsidRPr="008E55A0" w:rsidRDefault="008E55A0" w:rsidP="008E55A0">
            <w:pPr>
              <w:rPr>
                <w:rFonts w:ascii="Calibri" w:eastAsia="Times New Roman" w:hAnsi="Calibri" w:cs="Times New Roman"/>
                <w:color w:val="000000"/>
                <w:sz w:val="22"/>
                <w:szCs w:val="22"/>
                <w:lang w:val="es-CL"/>
              </w:rPr>
            </w:pPr>
          </w:p>
        </w:tc>
        <w:tc>
          <w:tcPr>
            <w:tcW w:w="1300" w:type="dxa"/>
            <w:tcBorders>
              <w:top w:val="nil"/>
              <w:left w:val="nil"/>
              <w:bottom w:val="nil"/>
              <w:right w:val="nil"/>
            </w:tcBorders>
            <w:shd w:val="clear" w:color="auto" w:fill="auto"/>
            <w:vAlign w:val="bottom"/>
            <w:hideMark/>
          </w:tcPr>
          <w:p w14:paraId="365000E0" w14:textId="77777777" w:rsidR="008E55A0" w:rsidRPr="008E55A0" w:rsidRDefault="008E55A0" w:rsidP="008E55A0">
            <w:pPr>
              <w:rPr>
                <w:rFonts w:ascii="Calibri" w:eastAsia="Times New Roman" w:hAnsi="Calibri" w:cs="Times New Roman"/>
                <w:color w:val="000000"/>
                <w:sz w:val="22"/>
                <w:szCs w:val="22"/>
                <w:lang w:val="es-CL"/>
              </w:rPr>
            </w:pPr>
          </w:p>
        </w:tc>
        <w:tc>
          <w:tcPr>
            <w:tcW w:w="1300" w:type="dxa"/>
            <w:tcBorders>
              <w:top w:val="nil"/>
              <w:left w:val="nil"/>
              <w:bottom w:val="nil"/>
              <w:right w:val="nil"/>
            </w:tcBorders>
            <w:shd w:val="clear" w:color="auto" w:fill="auto"/>
            <w:vAlign w:val="bottom"/>
            <w:hideMark/>
          </w:tcPr>
          <w:p w14:paraId="363E6871" w14:textId="77777777" w:rsidR="008E55A0" w:rsidRPr="008E55A0" w:rsidRDefault="008E55A0" w:rsidP="008E55A0">
            <w:pPr>
              <w:rPr>
                <w:rFonts w:ascii="Calibri" w:eastAsia="Times New Roman" w:hAnsi="Calibri" w:cs="Times New Roman"/>
                <w:color w:val="000000"/>
                <w:sz w:val="22"/>
                <w:szCs w:val="22"/>
                <w:lang w:val="es-CL"/>
              </w:rPr>
            </w:pPr>
          </w:p>
        </w:tc>
        <w:tc>
          <w:tcPr>
            <w:tcW w:w="1300" w:type="dxa"/>
            <w:tcBorders>
              <w:top w:val="nil"/>
              <w:left w:val="nil"/>
              <w:bottom w:val="nil"/>
              <w:right w:val="nil"/>
            </w:tcBorders>
            <w:shd w:val="clear" w:color="auto" w:fill="auto"/>
            <w:vAlign w:val="center"/>
            <w:hideMark/>
          </w:tcPr>
          <w:p w14:paraId="13399371" w14:textId="77777777" w:rsidR="008E55A0" w:rsidRPr="008E55A0" w:rsidRDefault="008E55A0" w:rsidP="008E55A0">
            <w:pPr>
              <w:rPr>
                <w:rFonts w:ascii="Calibri" w:eastAsia="Times New Roman" w:hAnsi="Calibri" w:cs="Times New Roman"/>
                <w:color w:val="000000"/>
                <w:sz w:val="22"/>
                <w:szCs w:val="22"/>
                <w:lang w:val="es-CL"/>
              </w:rPr>
            </w:pPr>
          </w:p>
        </w:tc>
        <w:tc>
          <w:tcPr>
            <w:tcW w:w="679" w:type="dxa"/>
            <w:tcBorders>
              <w:top w:val="nil"/>
              <w:left w:val="nil"/>
              <w:bottom w:val="nil"/>
              <w:right w:val="nil"/>
            </w:tcBorders>
            <w:shd w:val="clear" w:color="auto" w:fill="auto"/>
            <w:vAlign w:val="bottom"/>
            <w:hideMark/>
          </w:tcPr>
          <w:p w14:paraId="22DA081B" w14:textId="77777777" w:rsidR="008E55A0" w:rsidRPr="008E55A0" w:rsidRDefault="008E55A0" w:rsidP="008E55A0">
            <w:pPr>
              <w:rPr>
                <w:rFonts w:ascii="Calibri" w:eastAsia="Times New Roman" w:hAnsi="Calibri" w:cs="Times New Roman"/>
                <w:color w:val="000000"/>
                <w:lang w:val="es-CL"/>
              </w:rPr>
            </w:pPr>
          </w:p>
        </w:tc>
      </w:tr>
      <w:tr w:rsidR="008E55A0" w:rsidRPr="008E55A0" w14:paraId="19850610" w14:textId="77777777" w:rsidTr="008E55A0">
        <w:trPr>
          <w:trHeight w:val="320"/>
        </w:trPr>
        <w:tc>
          <w:tcPr>
            <w:tcW w:w="1300" w:type="dxa"/>
            <w:vMerge w:val="restart"/>
            <w:tcBorders>
              <w:top w:val="nil"/>
              <w:left w:val="single" w:sz="8" w:space="0" w:color="auto"/>
              <w:bottom w:val="single" w:sz="8" w:space="0" w:color="000000"/>
              <w:right w:val="single" w:sz="8" w:space="0" w:color="auto"/>
            </w:tcBorders>
            <w:shd w:val="clear" w:color="auto" w:fill="auto"/>
            <w:vAlign w:val="center"/>
            <w:hideMark/>
          </w:tcPr>
          <w:p w14:paraId="3B8DD6F3"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Objetivo</w:t>
            </w:r>
          </w:p>
        </w:tc>
        <w:tc>
          <w:tcPr>
            <w:tcW w:w="1300" w:type="dxa"/>
            <w:vMerge w:val="restart"/>
            <w:tcBorders>
              <w:top w:val="nil"/>
              <w:left w:val="single" w:sz="8" w:space="0" w:color="auto"/>
              <w:bottom w:val="single" w:sz="8" w:space="0" w:color="000000"/>
              <w:right w:val="single" w:sz="8" w:space="0" w:color="auto"/>
            </w:tcBorders>
            <w:shd w:val="clear" w:color="auto" w:fill="auto"/>
            <w:vAlign w:val="center"/>
            <w:hideMark/>
          </w:tcPr>
          <w:p w14:paraId="4B7BEF62"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Nivel de Interés</w:t>
            </w:r>
          </w:p>
        </w:tc>
        <w:tc>
          <w:tcPr>
            <w:tcW w:w="1300" w:type="dxa"/>
            <w:vMerge w:val="restart"/>
            <w:tcBorders>
              <w:top w:val="nil"/>
              <w:left w:val="single" w:sz="8" w:space="0" w:color="auto"/>
              <w:bottom w:val="single" w:sz="8" w:space="0" w:color="000000"/>
              <w:right w:val="single" w:sz="8" w:space="0" w:color="auto"/>
            </w:tcBorders>
            <w:shd w:val="clear" w:color="auto" w:fill="auto"/>
            <w:vAlign w:val="center"/>
            <w:hideMark/>
          </w:tcPr>
          <w:p w14:paraId="6C9B6AE6"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Nivel de Influencia</w:t>
            </w:r>
          </w:p>
        </w:tc>
        <w:tc>
          <w:tcPr>
            <w:tcW w:w="3180" w:type="dxa"/>
            <w:gridSpan w:val="2"/>
            <w:tcBorders>
              <w:top w:val="single" w:sz="8" w:space="0" w:color="auto"/>
              <w:left w:val="nil"/>
              <w:bottom w:val="single" w:sz="8" w:space="0" w:color="auto"/>
              <w:right w:val="single" w:sz="8" w:space="0" w:color="000000"/>
            </w:tcBorders>
            <w:shd w:val="clear" w:color="auto" w:fill="auto"/>
            <w:vAlign w:val="center"/>
            <w:hideMark/>
          </w:tcPr>
          <w:p w14:paraId="2160F3C4"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Acciones Posibles</w:t>
            </w:r>
          </w:p>
        </w:tc>
        <w:tc>
          <w:tcPr>
            <w:tcW w:w="2600" w:type="dxa"/>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F746392"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Estrategias</w:t>
            </w:r>
          </w:p>
        </w:tc>
        <w:tc>
          <w:tcPr>
            <w:tcW w:w="1979" w:type="dxa"/>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F1CA8D0"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Conclusiones</w:t>
            </w:r>
          </w:p>
        </w:tc>
      </w:tr>
      <w:tr w:rsidR="008E55A0" w:rsidRPr="008E55A0" w14:paraId="0C462205" w14:textId="77777777" w:rsidTr="008E55A0">
        <w:trPr>
          <w:trHeight w:val="580"/>
        </w:trPr>
        <w:tc>
          <w:tcPr>
            <w:tcW w:w="1300" w:type="dxa"/>
            <w:vMerge/>
            <w:tcBorders>
              <w:top w:val="nil"/>
              <w:left w:val="single" w:sz="8" w:space="0" w:color="auto"/>
              <w:bottom w:val="single" w:sz="8" w:space="0" w:color="000000"/>
              <w:right w:val="single" w:sz="8" w:space="0" w:color="auto"/>
            </w:tcBorders>
            <w:vAlign w:val="center"/>
            <w:hideMark/>
          </w:tcPr>
          <w:p w14:paraId="1F4646C4" w14:textId="77777777" w:rsidR="008E55A0" w:rsidRPr="008E55A0" w:rsidRDefault="008E55A0" w:rsidP="008E55A0">
            <w:pPr>
              <w:rPr>
                <w:rFonts w:ascii="Calibri" w:eastAsia="Times New Roman" w:hAnsi="Calibri" w:cs="Times New Roman"/>
                <w:color w:val="000000"/>
                <w:sz w:val="22"/>
                <w:szCs w:val="22"/>
                <w:lang w:val="es-CL"/>
              </w:rPr>
            </w:pPr>
          </w:p>
        </w:tc>
        <w:tc>
          <w:tcPr>
            <w:tcW w:w="1300" w:type="dxa"/>
            <w:vMerge/>
            <w:tcBorders>
              <w:top w:val="nil"/>
              <w:left w:val="single" w:sz="8" w:space="0" w:color="auto"/>
              <w:bottom w:val="single" w:sz="8" w:space="0" w:color="000000"/>
              <w:right w:val="single" w:sz="8" w:space="0" w:color="auto"/>
            </w:tcBorders>
            <w:vAlign w:val="center"/>
            <w:hideMark/>
          </w:tcPr>
          <w:p w14:paraId="66159475" w14:textId="77777777" w:rsidR="008E55A0" w:rsidRPr="008E55A0" w:rsidRDefault="008E55A0" w:rsidP="008E55A0">
            <w:pPr>
              <w:rPr>
                <w:rFonts w:ascii="Calibri" w:eastAsia="Times New Roman" w:hAnsi="Calibri" w:cs="Times New Roman"/>
                <w:color w:val="000000"/>
                <w:sz w:val="22"/>
                <w:szCs w:val="22"/>
                <w:lang w:val="es-CL"/>
              </w:rPr>
            </w:pPr>
          </w:p>
        </w:tc>
        <w:tc>
          <w:tcPr>
            <w:tcW w:w="1300" w:type="dxa"/>
            <w:vMerge/>
            <w:tcBorders>
              <w:top w:val="nil"/>
              <w:left w:val="single" w:sz="8" w:space="0" w:color="auto"/>
              <w:bottom w:val="single" w:sz="8" w:space="0" w:color="000000"/>
              <w:right w:val="single" w:sz="8" w:space="0" w:color="auto"/>
            </w:tcBorders>
            <w:vAlign w:val="center"/>
            <w:hideMark/>
          </w:tcPr>
          <w:p w14:paraId="64ED42BD" w14:textId="77777777" w:rsidR="008E55A0" w:rsidRPr="008E55A0" w:rsidRDefault="008E55A0" w:rsidP="008E55A0">
            <w:pPr>
              <w:rPr>
                <w:rFonts w:ascii="Calibri" w:eastAsia="Times New Roman" w:hAnsi="Calibri" w:cs="Times New Roman"/>
                <w:color w:val="000000"/>
                <w:sz w:val="22"/>
                <w:szCs w:val="22"/>
                <w:lang w:val="es-CL"/>
              </w:rPr>
            </w:pPr>
          </w:p>
        </w:tc>
        <w:tc>
          <w:tcPr>
            <w:tcW w:w="1880" w:type="dxa"/>
            <w:tcBorders>
              <w:top w:val="nil"/>
              <w:left w:val="nil"/>
              <w:bottom w:val="single" w:sz="8" w:space="0" w:color="auto"/>
              <w:right w:val="single" w:sz="8" w:space="0" w:color="auto"/>
            </w:tcBorders>
            <w:shd w:val="clear" w:color="auto" w:fill="auto"/>
            <w:vAlign w:val="center"/>
            <w:hideMark/>
          </w:tcPr>
          <w:p w14:paraId="7D263E9F" w14:textId="77777777" w:rsidR="008E55A0" w:rsidRPr="008E55A0" w:rsidRDefault="008E55A0" w:rsidP="008E55A0">
            <w:pP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De impacto Positivo</w:t>
            </w:r>
          </w:p>
        </w:tc>
        <w:tc>
          <w:tcPr>
            <w:tcW w:w="1300" w:type="dxa"/>
            <w:tcBorders>
              <w:top w:val="nil"/>
              <w:left w:val="nil"/>
              <w:bottom w:val="single" w:sz="8" w:space="0" w:color="auto"/>
              <w:right w:val="single" w:sz="8" w:space="0" w:color="auto"/>
            </w:tcBorders>
            <w:shd w:val="clear" w:color="auto" w:fill="auto"/>
            <w:vAlign w:val="center"/>
            <w:hideMark/>
          </w:tcPr>
          <w:p w14:paraId="3F3D6487" w14:textId="77777777" w:rsidR="008E55A0" w:rsidRPr="008E55A0" w:rsidRDefault="008E55A0" w:rsidP="008E55A0">
            <w:pP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De impacto Negativo</w:t>
            </w:r>
          </w:p>
        </w:tc>
        <w:tc>
          <w:tcPr>
            <w:tcW w:w="2600" w:type="dxa"/>
            <w:gridSpan w:val="2"/>
            <w:vMerge/>
            <w:tcBorders>
              <w:top w:val="nil"/>
              <w:left w:val="nil"/>
              <w:bottom w:val="single" w:sz="8" w:space="0" w:color="auto"/>
              <w:right w:val="single" w:sz="8" w:space="0" w:color="auto"/>
            </w:tcBorders>
            <w:vAlign w:val="center"/>
            <w:hideMark/>
          </w:tcPr>
          <w:p w14:paraId="3146782B" w14:textId="77777777" w:rsidR="008E55A0" w:rsidRPr="008E55A0" w:rsidRDefault="008E55A0" w:rsidP="008E55A0">
            <w:pPr>
              <w:rPr>
                <w:rFonts w:ascii="Calibri" w:eastAsia="Times New Roman" w:hAnsi="Calibri" w:cs="Times New Roman"/>
                <w:color w:val="000000"/>
                <w:sz w:val="22"/>
                <w:szCs w:val="22"/>
                <w:lang w:val="es-CL"/>
              </w:rPr>
            </w:pPr>
          </w:p>
        </w:tc>
        <w:tc>
          <w:tcPr>
            <w:tcW w:w="1979" w:type="dxa"/>
            <w:gridSpan w:val="2"/>
            <w:vMerge/>
            <w:tcBorders>
              <w:top w:val="nil"/>
              <w:left w:val="nil"/>
              <w:bottom w:val="single" w:sz="8" w:space="0" w:color="auto"/>
              <w:right w:val="single" w:sz="8" w:space="0" w:color="auto"/>
            </w:tcBorders>
            <w:vAlign w:val="center"/>
            <w:hideMark/>
          </w:tcPr>
          <w:p w14:paraId="777CDD63" w14:textId="77777777" w:rsidR="008E55A0" w:rsidRPr="008E55A0" w:rsidRDefault="008E55A0" w:rsidP="008E55A0">
            <w:pPr>
              <w:rPr>
                <w:rFonts w:ascii="Calibri" w:eastAsia="Times New Roman" w:hAnsi="Calibri" w:cs="Times New Roman"/>
                <w:color w:val="000000"/>
                <w:sz w:val="22"/>
                <w:szCs w:val="22"/>
                <w:lang w:val="es-CL"/>
              </w:rPr>
            </w:pPr>
          </w:p>
        </w:tc>
      </w:tr>
      <w:tr w:rsidR="008E55A0" w:rsidRPr="008E55A0" w14:paraId="4AD6101D" w14:textId="77777777" w:rsidTr="008E55A0">
        <w:trPr>
          <w:trHeight w:val="1980"/>
        </w:trPr>
        <w:tc>
          <w:tcPr>
            <w:tcW w:w="1300" w:type="dxa"/>
            <w:tcBorders>
              <w:top w:val="nil"/>
              <w:left w:val="single" w:sz="8" w:space="0" w:color="auto"/>
              <w:bottom w:val="single" w:sz="8" w:space="0" w:color="000000"/>
              <w:right w:val="single" w:sz="8" w:space="0" w:color="000000"/>
            </w:tcBorders>
            <w:shd w:val="clear" w:color="auto" w:fill="auto"/>
            <w:vAlign w:val="center"/>
            <w:hideMark/>
          </w:tcPr>
          <w:p w14:paraId="7993C173" w14:textId="77777777" w:rsidR="008E55A0" w:rsidRPr="008E55A0" w:rsidRDefault="008E55A0" w:rsidP="008E55A0">
            <w:pP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lastRenderedPageBreak/>
              <w:t>Comprar un producto por el mejor precio.</w:t>
            </w:r>
          </w:p>
        </w:tc>
        <w:tc>
          <w:tcPr>
            <w:tcW w:w="1300" w:type="dxa"/>
            <w:tcBorders>
              <w:top w:val="nil"/>
              <w:left w:val="nil"/>
              <w:bottom w:val="single" w:sz="8" w:space="0" w:color="auto"/>
              <w:right w:val="single" w:sz="8" w:space="0" w:color="auto"/>
            </w:tcBorders>
            <w:shd w:val="clear" w:color="auto" w:fill="auto"/>
            <w:vAlign w:val="center"/>
            <w:hideMark/>
          </w:tcPr>
          <w:p w14:paraId="34715C5A"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alto</w:t>
            </w:r>
          </w:p>
        </w:tc>
        <w:tc>
          <w:tcPr>
            <w:tcW w:w="1300" w:type="dxa"/>
            <w:tcBorders>
              <w:top w:val="nil"/>
              <w:left w:val="nil"/>
              <w:bottom w:val="single" w:sz="8" w:space="0" w:color="auto"/>
              <w:right w:val="single" w:sz="8" w:space="0" w:color="auto"/>
            </w:tcBorders>
            <w:shd w:val="clear" w:color="auto" w:fill="auto"/>
            <w:vAlign w:val="center"/>
            <w:hideMark/>
          </w:tcPr>
          <w:p w14:paraId="7BF0C108"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alto</w:t>
            </w:r>
          </w:p>
        </w:tc>
        <w:tc>
          <w:tcPr>
            <w:tcW w:w="1880" w:type="dxa"/>
            <w:tcBorders>
              <w:top w:val="nil"/>
              <w:left w:val="nil"/>
              <w:bottom w:val="single" w:sz="8" w:space="0" w:color="auto"/>
              <w:right w:val="single" w:sz="8" w:space="0" w:color="auto"/>
            </w:tcBorders>
            <w:shd w:val="clear" w:color="auto" w:fill="auto"/>
            <w:vAlign w:val="center"/>
            <w:hideMark/>
          </w:tcPr>
          <w:p w14:paraId="5E2A5607"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&gt;Usar la aplicación para encontrar el mejor precio.</w:t>
            </w:r>
            <w:r w:rsidRPr="008E55A0">
              <w:rPr>
                <w:rFonts w:ascii="Calibri" w:eastAsia="Times New Roman" w:hAnsi="Calibri" w:cs="Times New Roman"/>
                <w:color w:val="000000"/>
                <w:sz w:val="22"/>
                <w:szCs w:val="22"/>
                <w:lang w:val="es-CL"/>
              </w:rPr>
              <w:br/>
              <w:t>&gt;Difundir la aplicación mediante recomendaciones.</w:t>
            </w:r>
          </w:p>
        </w:tc>
        <w:tc>
          <w:tcPr>
            <w:tcW w:w="1300" w:type="dxa"/>
            <w:tcBorders>
              <w:top w:val="nil"/>
              <w:left w:val="nil"/>
              <w:bottom w:val="single" w:sz="8" w:space="0" w:color="auto"/>
              <w:right w:val="single" w:sz="8" w:space="0" w:color="auto"/>
            </w:tcBorders>
            <w:shd w:val="clear" w:color="auto" w:fill="auto"/>
            <w:vAlign w:val="center"/>
            <w:hideMark/>
          </w:tcPr>
          <w:p w14:paraId="193329C8"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No utilizar la aplicación</w:t>
            </w:r>
          </w:p>
        </w:tc>
        <w:tc>
          <w:tcPr>
            <w:tcW w:w="2600" w:type="dxa"/>
            <w:gridSpan w:val="2"/>
            <w:tcBorders>
              <w:top w:val="single" w:sz="8" w:space="0" w:color="auto"/>
              <w:left w:val="nil"/>
              <w:bottom w:val="single" w:sz="8" w:space="0" w:color="auto"/>
              <w:right w:val="single" w:sz="8" w:space="0" w:color="000000"/>
            </w:tcBorders>
            <w:shd w:val="clear" w:color="auto" w:fill="auto"/>
            <w:vAlign w:val="center"/>
            <w:hideMark/>
          </w:tcPr>
          <w:p w14:paraId="5AD68BF6"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Realizar estudios constantes, para entregar un producto que sea del agrado de las personas.</w:t>
            </w:r>
          </w:p>
        </w:tc>
        <w:tc>
          <w:tcPr>
            <w:tcW w:w="1979" w:type="dxa"/>
            <w:gridSpan w:val="2"/>
            <w:tcBorders>
              <w:top w:val="single" w:sz="8" w:space="0" w:color="auto"/>
              <w:left w:val="nil"/>
              <w:bottom w:val="single" w:sz="8" w:space="0" w:color="auto"/>
              <w:right w:val="single" w:sz="8" w:space="0" w:color="000000"/>
            </w:tcBorders>
            <w:shd w:val="clear" w:color="auto" w:fill="auto"/>
            <w:vAlign w:val="center"/>
            <w:hideMark/>
          </w:tcPr>
          <w:p w14:paraId="73C43FF2"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El stakeholder resulta clave, ya que el proyecto va dirigido a satisfacer sus problemas. </w:t>
            </w:r>
          </w:p>
        </w:tc>
      </w:tr>
      <w:tr w:rsidR="008E55A0" w:rsidRPr="008E55A0" w14:paraId="7ED71341" w14:textId="77777777" w:rsidTr="008E55A0">
        <w:trPr>
          <w:trHeight w:val="300"/>
        </w:trPr>
        <w:tc>
          <w:tcPr>
            <w:tcW w:w="1300" w:type="dxa"/>
            <w:tcBorders>
              <w:top w:val="nil"/>
              <w:left w:val="nil"/>
              <w:bottom w:val="nil"/>
              <w:right w:val="nil"/>
            </w:tcBorders>
            <w:shd w:val="clear" w:color="auto" w:fill="auto"/>
            <w:noWrap/>
            <w:vAlign w:val="bottom"/>
            <w:hideMark/>
          </w:tcPr>
          <w:p w14:paraId="11350347" w14:textId="77777777" w:rsidR="008E55A0" w:rsidRPr="008E55A0" w:rsidRDefault="008E55A0" w:rsidP="008E55A0">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39CB6CFF" w14:textId="77777777" w:rsidR="008E55A0" w:rsidRPr="008E55A0" w:rsidRDefault="008E55A0" w:rsidP="008E55A0">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4C2140F0" w14:textId="77777777" w:rsidR="008E55A0" w:rsidRPr="008E55A0" w:rsidRDefault="008E55A0" w:rsidP="008E55A0">
            <w:pPr>
              <w:rPr>
                <w:rFonts w:ascii="Calibri" w:eastAsia="Times New Roman" w:hAnsi="Calibri" w:cs="Times New Roman"/>
                <w:color w:val="000000"/>
                <w:lang w:val="es-CL"/>
              </w:rPr>
            </w:pPr>
          </w:p>
        </w:tc>
        <w:tc>
          <w:tcPr>
            <w:tcW w:w="1880" w:type="dxa"/>
            <w:tcBorders>
              <w:top w:val="nil"/>
              <w:left w:val="nil"/>
              <w:bottom w:val="nil"/>
              <w:right w:val="nil"/>
            </w:tcBorders>
            <w:shd w:val="clear" w:color="auto" w:fill="auto"/>
            <w:noWrap/>
            <w:vAlign w:val="bottom"/>
            <w:hideMark/>
          </w:tcPr>
          <w:p w14:paraId="32C509E9" w14:textId="77777777" w:rsidR="008E55A0" w:rsidRPr="008E55A0" w:rsidRDefault="008E55A0" w:rsidP="008E55A0">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4C19F780" w14:textId="77777777" w:rsidR="008E55A0" w:rsidRPr="008E55A0" w:rsidRDefault="008E55A0" w:rsidP="008E55A0">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1B38CAC2" w14:textId="77777777" w:rsidR="008E55A0" w:rsidRPr="008E55A0" w:rsidRDefault="008E55A0" w:rsidP="008E55A0">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6CC74579" w14:textId="77777777" w:rsidR="008E55A0" w:rsidRPr="008E55A0" w:rsidRDefault="008E55A0" w:rsidP="008E55A0">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33C11A5C" w14:textId="77777777" w:rsidR="008E55A0" w:rsidRPr="008E55A0" w:rsidRDefault="008E55A0" w:rsidP="008E55A0">
            <w:pPr>
              <w:rPr>
                <w:rFonts w:ascii="Calibri" w:eastAsia="Times New Roman" w:hAnsi="Calibri" w:cs="Times New Roman"/>
                <w:color w:val="000000"/>
                <w:lang w:val="es-CL"/>
              </w:rPr>
            </w:pPr>
          </w:p>
        </w:tc>
        <w:tc>
          <w:tcPr>
            <w:tcW w:w="679" w:type="dxa"/>
            <w:tcBorders>
              <w:top w:val="nil"/>
              <w:left w:val="nil"/>
              <w:bottom w:val="nil"/>
              <w:right w:val="nil"/>
            </w:tcBorders>
            <w:shd w:val="clear" w:color="auto" w:fill="auto"/>
            <w:noWrap/>
            <w:vAlign w:val="bottom"/>
            <w:hideMark/>
          </w:tcPr>
          <w:p w14:paraId="121D0860" w14:textId="77777777" w:rsidR="008E55A0" w:rsidRPr="008E55A0" w:rsidRDefault="008E55A0" w:rsidP="008E55A0">
            <w:pPr>
              <w:rPr>
                <w:rFonts w:ascii="Calibri" w:eastAsia="Times New Roman" w:hAnsi="Calibri" w:cs="Times New Roman"/>
                <w:color w:val="000000"/>
                <w:lang w:val="es-CL"/>
              </w:rPr>
            </w:pPr>
          </w:p>
        </w:tc>
      </w:tr>
      <w:tr w:rsidR="008E55A0" w:rsidRPr="008E55A0" w14:paraId="2303F26A" w14:textId="77777777" w:rsidTr="008E55A0">
        <w:trPr>
          <w:trHeight w:val="300"/>
        </w:trPr>
        <w:tc>
          <w:tcPr>
            <w:tcW w:w="1300" w:type="dxa"/>
            <w:tcBorders>
              <w:top w:val="nil"/>
              <w:left w:val="nil"/>
              <w:bottom w:val="nil"/>
              <w:right w:val="nil"/>
            </w:tcBorders>
            <w:shd w:val="clear" w:color="auto" w:fill="auto"/>
            <w:noWrap/>
            <w:vAlign w:val="bottom"/>
            <w:hideMark/>
          </w:tcPr>
          <w:p w14:paraId="1C0A904A" w14:textId="77777777" w:rsidR="008E55A0" w:rsidRPr="008E55A0" w:rsidRDefault="008E55A0" w:rsidP="008E55A0">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5C4E1B1B" w14:textId="77777777" w:rsidR="008E55A0" w:rsidRPr="008E55A0" w:rsidRDefault="008E55A0" w:rsidP="008E55A0">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3B72CBCD" w14:textId="77777777" w:rsidR="008E55A0" w:rsidRPr="008E55A0" w:rsidRDefault="008E55A0" w:rsidP="008E55A0">
            <w:pPr>
              <w:rPr>
                <w:rFonts w:ascii="Calibri" w:eastAsia="Times New Roman" w:hAnsi="Calibri" w:cs="Times New Roman"/>
                <w:color w:val="000000"/>
                <w:lang w:val="es-CL"/>
              </w:rPr>
            </w:pPr>
          </w:p>
        </w:tc>
        <w:tc>
          <w:tcPr>
            <w:tcW w:w="1880" w:type="dxa"/>
            <w:tcBorders>
              <w:top w:val="nil"/>
              <w:left w:val="nil"/>
              <w:bottom w:val="nil"/>
              <w:right w:val="nil"/>
            </w:tcBorders>
            <w:shd w:val="clear" w:color="auto" w:fill="auto"/>
            <w:noWrap/>
            <w:vAlign w:val="bottom"/>
            <w:hideMark/>
          </w:tcPr>
          <w:p w14:paraId="3E014E04" w14:textId="77777777" w:rsidR="008E55A0" w:rsidRPr="008E55A0" w:rsidRDefault="008E55A0" w:rsidP="008E55A0">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531AC16D" w14:textId="77777777" w:rsidR="008E55A0" w:rsidRPr="008E55A0" w:rsidRDefault="008E55A0" w:rsidP="008E55A0">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447B417F" w14:textId="77777777" w:rsidR="008E55A0" w:rsidRPr="008E55A0" w:rsidRDefault="008E55A0" w:rsidP="008E55A0">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478C893E" w14:textId="77777777" w:rsidR="008E55A0" w:rsidRPr="008E55A0" w:rsidRDefault="008E55A0" w:rsidP="008E55A0">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7579DCC6" w14:textId="77777777" w:rsidR="008E55A0" w:rsidRPr="008E55A0" w:rsidRDefault="008E55A0" w:rsidP="008E55A0">
            <w:pPr>
              <w:rPr>
                <w:rFonts w:ascii="Calibri" w:eastAsia="Times New Roman" w:hAnsi="Calibri" w:cs="Times New Roman"/>
                <w:color w:val="000000"/>
                <w:lang w:val="es-CL"/>
              </w:rPr>
            </w:pPr>
          </w:p>
        </w:tc>
        <w:tc>
          <w:tcPr>
            <w:tcW w:w="679" w:type="dxa"/>
            <w:tcBorders>
              <w:top w:val="nil"/>
              <w:left w:val="nil"/>
              <w:bottom w:val="nil"/>
              <w:right w:val="nil"/>
            </w:tcBorders>
            <w:shd w:val="clear" w:color="auto" w:fill="auto"/>
            <w:noWrap/>
            <w:vAlign w:val="bottom"/>
            <w:hideMark/>
          </w:tcPr>
          <w:p w14:paraId="5F177C2F" w14:textId="77777777" w:rsidR="008E55A0" w:rsidRPr="008E55A0" w:rsidRDefault="008E55A0" w:rsidP="008E55A0">
            <w:pPr>
              <w:rPr>
                <w:rFonts w:ascii="Calibri" w:eastAsia="Times New Roman" w:hAnsi="Calibri" w:cs="Times New Roman"/>
                <w:color w:val="000000"/>
                <w:lang w:val="es-CL"/>
              </w:rPr>
            </w:pPr>
          </w:p>
        </w:tc>
      </w:tr>
      <w:tr w:rsidR="008E55A0" w:rsidRPr="008E55A0" w14:paraId="5B2E7D23" w14:textId="77777777" w:rsidTr="008E55A0">
        <w:trPr>
          <w:trHeight w:val="320"/>
        </w:trPr>
        <w:tc>
          <w:tcPr>
            <w:tcW w:w="1300" w:type="dxa"/>
            <w:tcBorders>
              <w:top w:val="nil"/>
              <w:left w:val="nil"/>
              <w:bottom w:val="nil"/>
              <w:right w:val="nil"/>
            </w:tcBorders>
            <w:shd w:val="clear" w:color="auto" w:fill="auto"/>
            <w:noWrap/>
            <w:vAlign w:val="bottom"/>
            <w:hideMark/>
          </w:tcPr>
          <w:p w14:paraId="69779017" w14:textId="77777777" w:rsidR="008E55A0" w:rsidRPr="008E55A0" w:rsidRDefault="008E55A0" w:rsidP="008E55A0">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2ADFBC6A" w14:textId="77777777" w:rsidR="008E55A0" w:rsidRPr="008E55A0" w:rsidRDefault="008E55A0" w:rsidP="008E55A0">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644C0439" w14:textId="77777777" w:rsidR="008E55A0" w:rsidRPr="008E55A0" w:rsidRDefault="008E55A0" w:rsidP="008E55A0">
            <w:pPr>
              <w:rPr>
                <w:rFonts w:ascii="Calibri" w:eastAsia="Times New Roman" w:hAnsi="Calibri" w:cs="Times New Roman"/>
                <w:color w:val="000000"/>
                <w:lang w:val="es-CL"/>
              </w:rPr>
            </w:pPr>
          </w:p>
        </w:tc>
        <w:tc>
          <w:tcPr>
            <w:tcW w:w="1880" w:type="dxa"/>
            <w:tcBorders>
              <w:top w:val="nil"/>
              <w:left w:val="nil"/>
              <w:bottom w:val="nil"/>
              <w:right w:val="nil"/>
            </w:tcBorders>
            <w:shd w:val="clear" w:color="auto" w:fill="auto"/>
            <w:noWrap/>
            <w:vAlign w:val="bottom"/>
            <w:hideMark/>
          </w:tcPr>
          <w:p w14:paraId="534AF71E" w14:textId="77777777" w:rsidR="008E55A0" w:rsidRPr="008E55A0" w:rsidRDefault="008E55A0" w:rsidP="008E55A0">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7DF70FC3" w14:textId="77777777" w:rsidR="008E55A0" w:rsidRPr="008E55A0" w:rsidRDefault="008E55A0" w:rsidP="008E55A0">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0A24B231" w14:textId="77777777" w:rsidR="008E55A0" w:rsidRPr="008E55A0" w:rsidRDefault="008E55A0" w:rsidP="008E55A0">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3CD4A923" w14:textId="77777777" w:rsidR="008E55A0" w:rsidRPr="008E55A0" w:rsidRDefault="008E55A0" w:rsidP="008E55A0">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45698B6A" w14:textId="77777777" w:rsidR="008E55A0" w:rsidRPr="008E55A0" w:rsidRDefault="008E55A0" w:rsidP="008E55A0">
            <w:pPr>
              <w:rPr>
                <w:rFonts w:ascii="Calibri" w:eastAsia="Times New Roman" w:hAnsi="Calibri" w:cs="Times New Roman"/>
                <w:color w:val="000000"/>
                <w:lang w:val="es-CL"/>
              </w:rPr>
            </w:pPr>
          </w:p>
        </w:tc>
        <w:tc>
          <w:tcPr>
            <w:tcW w:w="679" w:type="dxa"/>
            <w:tcBorders>
              <w:top w:val="nil"/>
              <w:left w:val="nil"/>
              <w:bottom w:val="nil"/>
              <w:right w:val="nil"/>
            </w:tcBorders>
            <w:shd w:val="clear" w:color="auto" w:fill="auto"/>
            <w:noWrap/>
            <w:vAlign w:val="bottom"/>
            <w:hideMark/>
          </w:tcPr>
          <w:p w14:paraId="7D164A54" w14:textId="77777777" w:rsidR="008E55A0" w:rsidRPr="008E55A0" w:rsidRDefault="008E55A0" w:rsidP="008E55A0">
            <w:pPr>
              <w:rPr>
                <w:rFonts w:ascii="Calibri" w:eastAsia="Times New Roman" w:hAnsi="Calibri" w:cs="Times New Roman"/>
                <w:color w:val="000000"/>
                <w:lang w:val="es-CL"/>
              </w:rPr>
            </w:pPr>
          </w:p>
        </w:tc>
      </w:tr>
      <w:tr w:rsidR="008E55A0" w:rsidRPr="008E55A0" w14:paraId="71C67229" w14:textId="77777777" w:rsidTr="008E55A0">
        <w:trPr>
          <w:trHeight w:val="320"/>
        </w:trPr>
        <w:tc>
          <w:tcPr>
            <w:tcW w:w="13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83950A"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Stakeholder:</w:t>
            </w:r>
          </w:p>
        </w:tc>
        <w:tc>
          <w:tcPr>
            <w:tcW w:w="260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FF954A2"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Pequeñas empresas</w:t>
            </w:r>
          </w:p>
        </w:tc>
        <w:tc>
          <w:tcPr>
            <w:tcW w:w="1880" w:type="dxa"/>
            <w:tcBorders>
              <w:top w:val="nil"/>
              <w:left w:val="nil"/>
              <w:bottom w:val="nil"/>
              <w:right w:val="nil"/>
            </w:tcBorders>
            <w:shd w:val="clear" w:color="auto" w:fill="auto"/>
            <w:noWrap/>
            <w:vAlign w:val="bottom"/>
            <w:hideMark/>
          </w:tcPr>
          <w:p w14:paraId="2B30A6F1" w14:textId="77777777" w:rsidR="008E55A0" w:rsidRPr="008E55A0" w:rsidRDefault="008E55A0" w:rsidP="008E55A0">
            <w:pPr>
              <w:rPr>
                <w:rFonts w:ascii="Calibri" w:eastAsia="Times New Roman" w:hAnsi="Calibri" w:cs="Times New Roman"/>
                <w:color w:val="000000"/>
                <w:sz w:val="22"/>
                <w:szCs w:val="22"/>
                <w:lang w:val="es-CL"/>
              </w:rPr>
            </w:pPr>
          </w:p>
        </w:tc>
        <w:tc>
          <w:tcPr>
            <w:tcW w:w="1300" w:type="dxa"/>
            <w:tcBorders>
              <w:top w:val="nil"/>
              <w:left w:val="nil"/>
              <w:bottom w:val="nil"/>
              <w:right w:val="nil"/>
            </w:tcBorders>
            <w:shd w:val="clear" w:color="auto" w:fill="auto"/>
            <w:noWrap/>
            <w:vAlign w:val="bottom"/>
            <w:hideMark/>
          </w:tcPr>
          <w:p w14:paraId="04812819" w14:textId="77777777" w:rsidR="008E55A0" w:rsidRPr="008E55A0" w:rsidRDefault="008E55A0" w:rsidP="008E55A0">
            <w:pPr>
              <w:rPr>
                <w:rFonts w:ascii="Calibri" w:eastAsia="Times New Roman" w:hAnsi="Calibri" w:cs="Times New Roman"/>
                <w:color w:val="000000"/>
                <w:sz w:val="22"/>
                <w:szCs w:val="22"/>
                <w:lang w:val="es-CL"/>
              </w:rPr>
            </w:pPr>
          </w:p>
        </w:tc>
        <w:tc>
          <w:tcPr>
            <w:tcW w:w="1300" w:type="dxa"/>
            <w:tcBorders>
              <w:top w:val="nil"/>
              <w:left w:val="nil"/>
              <w:bottom w:val="nil"/>
              <w:right w:val="nil"/>
            </w:tcBorders>
            <w:shd w:val="clear" w:color="auto" w:fill="auto"/>
            <w:noWrap/>
            <w:vAlign w:val="bottom"/>
            <w:hideMark/>
          </w:tcPr>
          <w:p w14:paraId="69EBF190" w14:textId="77777777" w:rsidR="008E55A0" w:rsidRPr="008E55A0" w:rsidRDefault="008E55A0" w:rsidP="008E55A0">
            <w:pPr>
              <w:rPr>
                <w:rFonts w:ascii="Calibri" w:eastAsia="Times New Roman" w:hAnsi="Calibri" w:cs="Times New Roman"/>
                <w:color w:val="000000"/>
                <w:sz w:val="22"/>
                <w:szCs w:val="22"/>
                <w:lang w:val="es-CL"/>
              </w:rPr>
            </w:pPr>
          </w:p>
        </w:tc>
        <w:tc>
          <w:tcPr>
            <w:tcW w:w="1300" w:type="dxa"/>
            <w:tcBorders>
              <w:top w:val="nil"/>
              <w:left w:val="nil"/>
              <w:bottom w:val="nil"/>
              <w:right w:val="nil"/>
            </w:tcBorders>
            <w:shd w:val="clear" w:color="auto" w:fill="auto"/>
            <w:noWrap/>
            <w:vAlign w:val="bottom"/>
            <w:hideMark/>
          </w:tcPr>
          <w:p w14:paraId="1B9F2125" w14:textId="77777777" w:rsidR="008E55A0" w:rsidRPr="008E55A0" w:rsidRDefault="008E55A0" w:rsidP="008E55A0">
            <w:pPr>
              <w:rPr>
                <w:rFonts w:ascii="Calibri" w:eastAsia="Times New Roman" w:hAnsi="Calibri" w:cs="Times New Roman"/>
                <w:color w:val="000000"/>
                <w:sz w:val="22"/>
                <w:szCs w:val="22"/>
                <w:lang w:val="es-CL"/>
              </w:rPr>
            </w:pPr>
          </w:p>
        </w:tc>
        <w:tc>
          <w:tcPr>
            <w:tcW w:w="1300" w:type="dxa"/>
            <w:tcBorders>
              <w:top w:val="nil"/>
              <w:left w:val="nil"/>
              <w:bottom w:val="nil"/>
              <w:right w:val="nil"/>
            </w:tcBorders>
            <w:shd w:val="clear" w:color="auto" w:fill="auto"/>
            <w:noWrap/>
            <w:vAlign w:val="bottom"/>
            <w:hideMark/>
          </w:tcPr>
          <w:p w14:paraId="42C73746" w14:textId="77777777" w:rsidR="008E55A0" w:rsidRPr="008E55A0" w:rsidRDefault="008E55A0" w:rsidP="008E55A0">
            <w:pPr>
              <w:rPr>
                <w:rFonts w:ascii="Calibri" w:eastAsia="Times New Roman" w:hAnsi="Calibri" w:cs="Times New Roman"/>
                <w:color w:val="000000"/>
                <w:lang w:val="es-CL"/>
              </w:rPr>
            </w:pPr>
          </w:p>
        </w:tc>
        <w:tc>
          <w:tcPr>
            <w:tcW w:w="679" w:type="dxa"/>
            <w:tcBorders>
              <w:top w:val="nil"/>
              <w:left w:val="nil"/>
              <w:bottom w:val="nil"/>
              <w:right w:val="nil"/>
            </w:tcBorders>
            <w:shd w:val="clear" w:color="auto" w:fill="auto"/>
            <w:noWrap/>
            <w:vAlign w:val="bottom"/>
            <w:hideMark/>
          </w:tcPr>
          <w:p w14:paraId="6FA0400F" w14:textId="77777777" w:rsidR="008E55A0" w:rsidRPr="008E55A0" w:rsidRDefault="008E55A0" w:rsidP="008E55A0">
            <w:pPr>
              <w:rPr>
                <w:rFonts w:ascii="Calibri" w:eastAsia="Times New Roman" w:hAnsi="Calibri" w:cs="Times New Roman"/>
                <w:color w:val="000000"/>
                <w:lang w:val="es-CL"/>
              </w:rPr>
            </w:pPr>
          </w:p>
        </w:tc>
      </w:tr>
      <w:tr w:rsidR="008E55A0" w:rsidRPr="008E55A0" w14:paraId="7F929C01" w14:textId="77777777" w:rsidTr="008E55A0">
        <w:trPr>
          <w:trHeight w:val="320"/>
        </w:trPr>
        <w:tc>
          <w:tcPr>
            <w:tcW w:w="1300" w:type="dxa"/>
            <w:vMerge w:val="restart"/>
            <w:tcBorders>
              <w:top w:val="nil"/>
              <w:left w:val="single" w:sz="8" w:space="0" w:color="auto"/>
              <w:bottom w:val="single" w:sz="8" w:space="0" w:color="000000"/>
              <w:right w:val="single" w:sz="8" w:space="0" w:color="auto"/>
            </w:tcBorders>
            <w:shd w:val="clear" w:color="auto" w:fill="auto"/>
            <w:vAlign w:val="center"/>
            <w:hideMark/>
          </w:tcPr>
          <w:p w14:paraId="651692B1"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Objetivo</w:t>
            </w:r>
          </w:p>
        </w:tc>
        <w:tc>
          <w:tcPr>
            <w:tcW w:w="1300" w:type="dxa"/>
            <w:vMerge w:val="restart"/>
            <w:tcBorders>
              <w:top w:val="nil"/>
              <w:left w:val="single" w:sz="8" w:space="0" w:color="auto"/>
              <w:bottom w:val="single" w:sz="8" w:space="0" w:color="000000"/>
              <w:right w:val="single" w:sz="8" w:space="0" w:color="auto"/>
            </w:tcBorders>
            <w:shd w:val="clear" w:color="auto" w:fill="auto"/>
            <w:vAlign w:val="center"/>
            <w:hideMark/>
          </w:tcPr>
          <w:p w14:paraId="2E067D9F"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Nivel de Interés</w:t>
            </w:r>
          </w:p>
        </w:tc>
        <w:tc>
          <w:tcPr>
            <w:tcW w:w="1300" w:type="dxa"/>
            <w:vMerge w:val="restart"/>
            <w:tcBorders>
              <w:top w:val="nil"/>
              <w:left w:val="single" w:sz="8" w:space="0" w:color="auto"/>
              <w:bottom w:val="single" w:sz="8" w:space="0" w:color="000000"/>
              <w:right w:val="single" w:sz="8" w:space="0" w:color="auto"/>
            </w:tcBorders>
            <w:shd w:val="clear" w:color="auto" w:fill="auto"/>
            <w:vAlign w:val="center"/>
            <w:hideMark/>
          </w:tcPr>
          <w:p w14:paraId="4A0E1720"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Nivel de Influencia</w:t>
            </w:r>
          </w:p>
        </w:tc>
        <w:tc>
          <w:tcPr>
            <w:tcW w:w="3180" w:type="dxa"/>
            <w:gridSpan w:val="2"/>
            <w:tcBorders>
              <w:top w:val="single" w:sz="8" w:space="0" w:color="auto"/>
              <w:left w:val="nil"/>
              <w:bottom w:val="single" w:sz="8" w:space="0" w:color="auto"/>
              <w:right w:val="single" w:sz="8" w:space="0" w:color="000000"/>
            </w:tcBorders>
            <w:shd w:val="clear" w:color="auto" w:fill="auto"/>
            <w:vAlign w:val="center"/>
            <w:hideMark/>
          </w:tcPr>
          <w:p w14:paraId="199A02B7"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Acciones Posibles</w:t>
            </w:r>
          </w:p>
        </w:tc>
        <w:tc>
          <w:tcPr>
            <w:tcW w:w="2600" w:type="dxa"/>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466E306"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Estrategias</w:t>
            </w:r>
          </w:p>
        </w:tc>
        <w:tc>
          <w:tcPr>
            <w:tcW w:w="1979" w:type="dxa"/>
            <w:gridSpan w:val="2"/>
            <w:vMerge w:val="restart"/>
            <w:tcBorders>
              <w:top w:val="single" w:sz="8" w:space="0" w:color="auto"/>
              <w:left w:val="single" w:sz="8" w:space="0" w:color="auto"/>
              <w:bottom w:val="nil"/>
              <w:right w:val="single" w:sz="8" w:space="0" w:color="000000"/>
            </w:tcBorders>
            <w:shd w:val="clear" w:color="auto" w:fill="auto"/>
            <w:vAlign w:val="center"/>
            <w:hideMark/>
          </w:tcPr>
          <w:p w14:paraId="3A202E07" w14:textId="77777777" w:rsidR="008E55A0" w:rsidRPr="008E55A0" w:rsidRDefault="008E55A0" w:rsidP="008E55A0">
            <w:pPr>
              <w:jc w:val="center"/>
              <w:rPr>
                <w:rFonts w:ascii="Calibri" w:eastAsia="Times New Roman" w:hAnsi="Calibri" w:cs="Times New Roman"/>
                <w:color w:val="000000"/>
                <w:lang w:val="es-CL"/>
              </w:rPr>
            </w:pPr>
            <w:r w:rsidRPr="008E55A0">
              <w:rPr>
                <w:rFonts w:ascii="Calibri" w:eastAsia="Times New Roman" w:hAnsi="Calibri" w:cs="Times New Roman"/>
                <w:color w:val="000000"/>
                <w:lang w:val="es-CL"/>
              </w:rPr>
              <w:t>Conclusiones</w:t>
            </w:r>
          </w:p>
        </w:tc>
      </w:tr>
      <w:tr w:rsidR="008E55A0" w:rsidRPr="008E55A0" w14:paraId="7714E500" w14:textId="77777777" w:rsidTr="008E55A0">
        <w:trPr>
          <w:trHeight w:val="580"/>
        </w:trPr>
        <w:tc>
          <w:tcPr>
            <w:tcW w:w="1300" w:type="dxa"/>
            <w:vMerge/>
            <w:tcBorders>
              <w:top w:val="nil"/>
              <w:left w:val="single" w:sz="8" w:space="0" w:color="auto"/>
              <w:bottom w:val="single" w:sz="8" w:space="0" w:color="000000"/>
              <w:right w:val="single" w:sz="8" w:space="0" w:color="auto"/>
            </w:tcBorders>
            <w:vAlign w:val="center"/>
            <w:hideMark/>
          </w:tcPr>
          <w:p w14:paraId="3677CDEC" w14:textId="77777777" w:rsidR="008E55A0" w:rsidRPr="008E55A0" w:rsidRDefault="008E55A0" w:rsidP="008E55A0">
            <w:pPr>
              <w:rPr>
                <w:rFonts w:ascii="Calibri" w:eastAsia="Times New Roman" w:hAnsi="Calibri" w:cs="Times New Roman"/>
                <w:color w:val="000000"/>
                <w:sz w:val="22"/>
                <w:szCs w:val="22"/>
                <w:lang w:val="es-CL"/>
              </w:rPr>
            </w:pPr>
          </w:p>
        </w:tc>
        <w:tc>
          <w:tcPr>
            <w:tcW w:w="1300" w:type="dxa"/>
            <w:vMerge/>
            <w:tcBorders>
              <w:top w:val="nil"/>
              <w:left w:val="single" w:sz="8" w:space="0" w:color="auto"/>
              <w:bottom w:val="single" w:sz="8" w:space="0" w:color="000000"/>
              <w:right w:val="single" w:sz="8" w:space="0" w:color="auto"/>
            </w:tcBorders>
            <w:vAlign w:val="center"/>
            <w:hideMark/>
          </w:tcPr>
          <w:p w14:paraId="2D239E71" w14:textId="77777777" w:rsidR="008E55A0" w:rsidRPr="008E55A0" w:rsidRDefault="008E55A0" w:rsidP="008E55A0">
            <w:pPr>
              <w:rPr>
                <w:rFonts w:ascii="Calibri" w:eastAsia="Times New Roman" w:hAnsi="Calibri" w:cs="Times New Roman"/>
                <w:color w:val="000000"/>
                <w:sz w:val="22"/>
                <w:szCs w:val="22"/>
                <w:lang w:val="es-CL"/>
              </w:rPr>
            </w:pPr>
          </w:p>
        </w:tc>
        <w:tc>
          <w:tcPr>
            <w:tcW w:w="1300" w:type="dxa"/>
            <w:vMerge/>
            <w:tcBorders>
              <w:top w:val="nil"/>
              <w:left w:val="single" w:sz="8" w:space="0" w:color="auto"/>
              <w:bottom w:val="single" w:sz="8" w:space="0" w:color="000000"/>
              <w:right w:val="single" w:sz="8" w:space="0" w:color="auto"/>
            </w:tcBorders>
            <w:vAlign w:val="center"/>
            <w:hideMark/>
          </w:tcPr>
          <w:p w14:paraId="4A82285F" w14:textId="77777777" w:rsidR="008E55A0" w:rsidRPr="008E55A0" w:rsidRDefault="008E55A0" w:rsidP="008E55A0">
            <w:pPr>
              <w:rPr>
                <w:rFonts w:ascii="Calibri" w:eastAsia="Times New Roman" w:hAnsi="Calibri" w:cs="Times New Roman"/>
                <w:color w:val="000000"/>
                <w:sz w:val="22"/>
                <w:szCs w:val="22"/>
                <w:lang w:val="es-CL"/>
              </w:rPr>
            </w:pPr>
          </w:p>
        </w:tc>
        <w:tc>
          <w:tcPr>
            <w:tcW w:w="1880" w:type="dxa"/>
            <w:tcBorders>
              <w:top w:val="nil"/>
              <w:left w:val="nil"/>
              <w:bottom w:val="single" w:sz="8" w:space="0" w:color="auto"/>
              <w:right w:val="single" w:sz="8" w:space="0" w:color="auto"/>
            </w:tcBorders>
            <w:shd w:val="clear" w:color="auto" w:fill="auto"/>
            <w:vAlign w:val="center"/>
            <w:hideMark/>
          </w:tcPr>
          <w:p w14:paraId="7E539DBF" w14:textId="77777777" w:rsidR="008E55A0" w:rsidRPr="008E55A0" w:rsidRDefault="008E55A0" w:rsidP="008E55A0">
            <w:pP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De impacto Positivo</w:t>
            </w:r>
          </w:p>
        </w:tc>
        <w:tc>
          <w:tcPr>
            <w:tcW w:w="1300" w:type="dxa"/>
            <w:tcBorders>
              <w:top w:val="nil"/>
              <w:left w:val="nil"/>
              <w:bottom w:val="single" w:sz="8" w:space="0" w:color="auto"/>
              <w:right w:val="single" w:sz="8" w:space="0" w:color="auto"/>
            </w:tcBorders>
            <w:shd w:val="clear" w:color="auto" w:fill="auto"/>
            <w:vAlign w:val="center"/>
            <w:hideMark/>
          </w:tcPr>
          <w:p w14:paraId="68D7B566" w14:textId="77777777" w:rsidR="008E55A0" w:rsidRPr="008E55A0" w:rsidRDefault="008E55A0" w:rsidP="008E55A0">
            <w:pP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De impacto Negativo</w:t>
            </w:r>
          </w:p>
        </w:tc>
        <w:tc>
          <w:tcPr>
            <w:tcW w:w="2600" w:type="dxa"/>
            <w:gridSpan w:val="2"/>
            <w:vMerge/>
            <w:tcBorders>
              <w:top w:val="nil"/>
              <w:left w:val="nil"/>
              <w:bottom w:val="single" w:sz="8" w:space="0" w:color="auto"/>
              <w:right w:val="single" w:sz="8" w:space="0" w:color="auto"/>
            </w:tcBorders>
            <w:vAlign w:val="center"/>
            <w:hideMark/>
          </w:tcPr>
          <w:p w14:paraId="36570490" w14:textId="77777777" w:rsidR="008E55A0" w:rsidRPr="008E55A0" w:rsidRDefault="008E55A0" w:rsidP="008E55A0">
            <w:pPr>
              <w:rPr>
                <w:rFonts w:ascii="Calibri" w:eastAsia="Times New Roman" w:hAnsi="Calibri" w:cs="Times New Roman"/>
                <w:color w:val="000000"/>
                <w:sz w:val="22"/>
                <w:szCs w:val="22"/>
                <w:lang w:val="es-CL"/>
              </w:rPr>
            </w:pPr>
          </w:p>
        </w:tc>
        <w:tc>
          <w:tcPr>
            <w:tcW w:w="1979" w:type="dxa"/>
            <w:gridSpan w:val="2"/>
            <w:vMerge/>
            <w:tcBorders>
              <w:top w:val="nil"/>
              <w:left w:val="nil"/>
              <w:bottom w:val="single" w:sz="8" w:space="0" w:color="auto"/>
              <w:right w:val="single" w:sz="8" w:space="0" w:color="auto"/>
            </w:tcBorders>
            <w:vAlign w:val="center"/>
            <w:hideMark/>
          </w:tcPr>
          <w:p w14:paraId="4356E17A" w14:textId="77777777" w:rsidR="008E55A0" w:rsidRPr="008E55A0" w:rsidRDefault="008E55A0" w:rsidP="008E55A0">
            <w:pPr>
              <w:rPr>
                <w:rFonts w:ascii="Calibri" w:eastAsia="Times New Roman" w:hAnsi="Calibri" w:cs="Times New Roman"/>
                <w:color w:val="000000"/>
                <w:lang w:val="es-CL"/>
              </w:rPr>
            </w:pPr>
          </w:p>
        </w:tc>
      </w:tr>
      <w:tr w:rsidR="008E55A0" w:rsidRPr="008E55A0" w14:paraId="2F6AFC59" w14:textId="77777777" w:rsidTr="008E55A0">
        <w:trPr>
          <w:trHeight w:val="1760"/>
        </w:trPr>
        <w:tc>
          <w:tcPr>
            <w:tcW w:w="1300" w:type="dxa"/>
            <w:tcBorders>
              <w:top w:val="nil"/>
              <w:left w:val="single" w:sz="8" w:space="0" w:color="auto"/>
              <w:bottom w:val="single" w:sz="8" w:space="0" w:color="000000"/>
              <w:right w:val="single" w:sz="8" w:space="0" w:color="000000"/>
            </w:tcBorders>
            <w:shd w:val="clear" w:color="auto" w:fill="auto"/>
            <w:vAlign w:val="center"/>
            <w:hideMark/>
          </w:tcPr>
          <w:p w14:paraId="77A22F7A" w14:textId="77777777" w:rsidR="008E55A0" w:rsidRPr="008E55A0" w:rsidRDefault="008E55A0" w:rsidP="008E55A0">
            <w:pP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Publicar un producto sin la necesidad de tener una pagina web.</w:t>
            </w:r>
          </w:p>
        </w:tc>
        <w:tc>
          <w:tcPr>
            <w:tcW w:w="1300" w:type="dxa"/>
            <w:tcBorders>
              <w:top w:val="nil"/>
              <w:left w:val="nil"/>
              <w:bottom w:val="single" w:sz="8" w:space="0" w:color="auto"/>
              <w:right w:val="single" w:sz="8" w:space="0" w:color="auto"/>
            </w:tcBorders>
            <w:shd w:val="clear" w:color="auto" w:fill="auto"/>
            <w:vAlign w:val="center"/>
            <w:hideMark/>
          </w:tcPr>
          <w:p w14:paraId="24044C8A"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alto</w:t>
            </w:r>
          </w:p>
        </w:tc>
        <w:tc>
          <w:tcPr>
            <w:tcW w:w="1300" w:type="dxa"/>
            <w:tcBorders>
              <w:top w:val="nil"/>
              <w:left w:val="nil"/>
              <w:bottom w:val="single" w:sz="8" w:space="0" w:color="auto"/>
              <w:right w:val="single" w:sz="8" w:space="0" w:color="auto"/>
            </w:tcBorders>
            <w:shd w:val="clear" w:color="auto" w:fill="auto"/>
            <w:vAlign w:val="center"/>
            <w:hideMark/>
          </w:tcPr>
          <w:p w14:paraId="53F90F4A"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bajo</w:t>
            </w:r>
          </w:p>
        </w:tc>
        <w:tc>
          <w:tcPr>
            <w:tcW w:w="1880" w:type="dxa"/>
            <w:tcBorders>
              <w:top w:val="nil"/>
              <w:left w:val="nil"/>
              <w:bottom w:val="single" w:sz="8" w:space="0" w:color="auto"/>
              <w:right w:val="single" w:sz="8" w:space="0" w:color="auto"/>
            </w:tcBorders>
            <w:shd w:val="clear" w:color="auto" w:fill="auto"/>
            <w:vAlign w:val="center"/>
            <w:hideMark/>
          </w:tcPr>
          <w:p w14:paraId="14CC7CD3"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&gt;Subir sus producto.</w:t>
            </w:r>
            <w:r w:rsidRPr="008E55A0">
              <w:rPr>
                <w:rFonts w:ascii="Calibri" w:eastAsia="Times New Roman" w:hAnsi="Calibri" w:cs="Times New Roman"/>
                <w:color w:val="000000"/>
                <w:sz w:val="22"/>
                <w:szCs w:val="22"/>
                <w:lang w:val="es-CL"/>
              </w:rPr>
              <w:br/>
              <w:t>&gt;Mantener su informacion actualizada.</w:t>
            </w:r>
          </w:p>
        </w:tc>
        <w:tc>
          <w:tcPr>
            <w:tcW w:w="1300" w:type="dxa"/>
            <w:tcBorders>
              <w:top w:val="nil"/>
              <w:left w:val="nil"/>
              <w:bottom w:val="single" w:sz="8" w:space="0" w:color="auto"/>
              <w:right w:val="single" w:sz="8" w:space="0" w:color="auto"/>
            </w:tcBorders>
            <w:shd w:val="clear" w:color="auto" w:fill="auto"/>
            <w:vAlign w:val="center"/>
            <w:hideMark/>
          </w:tcPr>
          <w:p w14:paraId="03DD768F"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No utilizar la aplicación.</w:t>
            </w:r>
          </w:p>
        </w:tc>
        <w:tc>
          <w:tcPr>
            <w:tcW w:w="2600" w:type="dxa"/>
            <w:gridSpan w:val="2"/>
            <w:tcBorders>
              <w:top w:val="single" w:sz="8" w:space="0" w:color="auto"/>
              <w:left w:val="nil"/>
              <w:bottom w:val="single" w:sz="8" w:space="0" w:color="auto"/>
              <w:right w:val="single" w:sz="8" w:space="0" w:color="000000"/>
            </w:tcBorders>
            <w:shd w:val="clear" w:color="auto" w:fill="auto"/>
            <w:vAlign w:val="center"/>
            <w:hideMark/>
          </w:tcPr>
          <w:p w14:paraId="6219FF80" w14:textId="77777777" w:rsidR="008E55A0" w:rsidRPr="008E55A0" w:rsidRDefault="008E55A0" w:rsidP="008E55A0">
            <w:pPr>
              <w:jc w:val="center"/>
              <w:rPr>
                <w:rFonts w:ascii="Calibri" w:eastAsia="Times New Roman" w:hAnsi="Calibri" w:cs="Times New Roman"/>
                <w:color w:val="000000"/>
                <w:sz w:val="22"/>
                <w:szCs w:val="22"/>
                <w:lang w:val="es-CL"/>
              </w:rPr>
            </w:pPr>
            <w:r w:rsidRPr="008E55A0">
              <w:rPr>
                <w:rFonts w:ascii="Calibri" w:eastAsia="Times New Roman" w:hAnsi="Calibri" w:cs="Times New Roman"/>
                <w:color w:val="000000"/>
                <w:sz w:val="22"/>
                <w:szCs w:val="22"/>
                <w:lang w:val="es-CL"/>
              </w:rPr>
              <w:t>-</w:t>
            </w:r>
          </w:p>
        </w:tc>
        <w:tc>
          <w:tcPr>
            <w:tcW w:w="1979" w:type="dxa"/>
            <w:gridSpan w:val="2"/>
            <w:tcBorders>
              <w:top w:val="single" w:sz="8" w:space="0" w:color="auto"/>
              <w:left w:val="nil"/>
              <w:bottom w:val="single" w:sz="8" w:space="0" w:color="auto"/>
              <w:right w:val="single" w:sz="8" w:space="0" w:color="000000"/>
            </w:tcBorders>
            <w:shd w:val="clear" w:color="auto" w:fill="auto"/>
            <w:vAlign w:val="center"/>
            <w:hideMark/>
          </w:tcPr>
          <w:p w14:paraId="1A6BAA25" w14:textId="77777777" w:rsidR="008E55A0" w:rsidRPr="008E55A0" w:rsidRDefault="008E55A0" w:rsidP="008E55A0">
            <w:pPr>
              <w:jc w:val="center"/>
              <w:rPr>
                <w:rFonts w:ascii="Calibri" w:eastAsia="Times New Roman" w:hAnsi="Calibri" w:cs="Times New Roman"/>
                <w:color w:val="000000"/>
                <w:lang w:val="es-CL"/>
              </w:rPr>
            </w:pPr>
            <w:r w:rsidRPr="008E55A0">
              <w:rPr>
                <w:rFonts w:ascii="Calibri" w:eastAsia="Times New Roman" w:hAnsi="Calibri" w:cs="Times New Roman"/>
                <w:color w:val="000000"/>
                <w:lang w:val="es-CL"/>
              </w:rPr>
              <w:t>El stakeholder no resulta tan importante, ya que el éxito del proyecto no depende  especificadamente de él. </w:t>
            </w:r>
          </w:p>
        </w:tc>
      </w:tr>
    </w:tbl>
    <w:p w14:paraId="5B64EEFA" w14:textId="77777777" w:rsidR="008E55A0" w:rsidRDefault="008E55A0" w:rsidP="008E55A0"/>
    <w:p w14:paraId="1EFCC9D9" w14:textId="5574C2D5" w:rsidR="009F4623" w:rsidRDefault="009F4623" w:rsidP="009F4623">
      <w:pPr>
        <w:pStyle w:val="Ttulo2"/>
      </w:pPr>
      <w:bookmarkStart w:id="26" w:name="_Toc290001253"/>
      <w:r>
        <w:t>Mercado Objetivo</w:t>
      </w:r>
      <w:bookmarkEnd w:id="26"/>
    </w:p>
    <w:p w14:paraId="5B110AFF" w14:textId="6F2806FD" w:rsidR="00AE2FF1" w:rsidRPr="00AE2FF1" w:rsidRDefault="00AE2FF1" w:rsidP="00AE2FF1">
      <w:pPr>
        <w:ind w:left="720"/>
      </w:pPr>
      <w:r>
        <w:t>Nuestro mercado objetivo, en un principio estará centrado en personas del género femenino, par</w:t>
      </w:r>
      <w:r w:rsidR="00AA453A">
        <w:t>ticularmente de las edades de 18</w:t>
      </w:r>
      <w:r>
        <w:t xml:space="preserve"> a 30 años. De los cuales en un futuro se espera poder ampliar el campo incluyendo al género masculino y mayor rango de edades.</w:t>
      </w:r>
      <w:r w:rsidR="00406EC0">
        <w:t xml:space="preserve"> </w:t>
      </w:r>
    </w:p>
    <w:p w14:paraId="6D3FF8AE" w14:textId="77777777" w:rsidR="00AE2FF1" w:rsidRDefault="00AE2FF1" w:rsidP="0063248D">
      <w:pPr>
        <w:ind w:firstLine="708"/>
        <w:rPr>
          <w:rFonts w:ascii="Calibri" w:eastAsia="Times New Roman" w:hAnsi="Calibri" w:cs="Times New Roman"/>
          <w:color w:val="000000"/>
          <w:sz w:val="22"/>
          <w:szCs w:val="22"/>
          <w:lang w:val="es-CL"/>
        </w:rPr>
      </w:pPr>
    </w:p>
    <w:p w14:paraId="4A34104A" w14:textId="235F088E" w:rsidR="00AE2FF1" w:rsidRDefault="00AE2FF1" w:rsidP="00AE2FF1">
      <w:pPr>
        <w:pStyle w:val="Ttulo2"/>
      </w:pPr>
      <w:bookmarkStart w:id="27" w:name="_Toc290001254"/>
      <w:r>
        <w:t>Canvas</w:t>
      </w:r>
      <w:bookmarkEnd w:id="27"/>
    </w:p>
    <w:tbl>
      <w:tblPr>
        <w:tblW w:w="6712" w:type="pct"/>
        <w:tblInd w:w="-1490" w:type="dxa"/>
        <w:tblLayout w:type="fixed"/>
        <w:tblCellMar>
          <w:left w:w="70" w:type="dxa"/>
          <w:right w:w="70" w:type="dxa"/>
        </w:tblCellMar>
        <w:tblLook w:val="04A0" w:firstRow="1" w:lastRow="0" w:firstColumn="1" w:lastColumn="0" w:noHBand="0" w:noVBand="1"/>
      </w:tblPr>
      <w:tblGrid>
        <w:gridCol w:w="2126"/>
        <w:gridCol w:w="2268"/>
        <w:gridCol w:w="2271"/>
        <w:gridCol w:w="2695"/>
        <w:gridCol w:w="2692"/>
      </w:tblGrid>
      <w:tr w:rsidR="00AE2FF1" w:rsidRPr="00086B59" w14:paraId="57A99BFB" w14:textId="77777777" w:rsidTr="004F6217">
        <w:trPr>
          <w:trHeight w:val="280"/>
        </w:trPr>
        <w:tc>
          <w:tcPr>
            <w:tcW w:w="882"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483DCEB" w14:textId="77777777" w:rsidR="00AE2FF1" w:rsidRPr="00086B59" w:rsidRDefault="00AE2FF1" w:rsidP="004F6217">
            <w:pPr>
              <w:rPr>
                <w:rFonts w:ascii="Calibri" w:eastAsia="Times New Roman" w:hAnsi="Calibri" w:cs="Times New Roman"/>
                <w:b/>
                <w:bCs/>
                <w:color w:val="000000"/>
                <w:sz w:val="22"/>
                <w:szCs w:val="22"/>
                <w:lang w:val="es-CL"/>
              </w:rPr>
            </w:pPr>
            <w:r w:rsidRPr="00086B59">
              <w:rPr>
                <w:rFonts w:ascii="Calibri" w:eastAsia="Times New Roman" w:hAnsi="Calibri" w:cs="Times New Roman"/>
                <w:b/>
                <w:bCs/>
                <w:color w:val="000000"/>
                <w:sz w:val="22"/>
                <w:szCs w:val="22"/>
                <w:lang w:val="es-CL"/>
              </w:rPr>
              <w:t>Problema</w:t>
            </w:r>
          </w:p>
        </w:tc>
        <w:tc>
          <w:tcPr>
            <w:tcW w:w="941" w:type="pct"/>
            <w:tcBorders>
              <w:top w:val="single" w:sz="8" w:space="0" w:color="auto"/>
              <w:left w:val="nil"/>
              <w:bottom w:val="single" w:sz="4" w:space="0" w:color="auto"/>
              <w:right w:val="single" w:sz="4" w:space="0" w:color="auto"/>
            </w:tcBorders>
            <w:shd w:val="clear" w:color="auto" w:fill="auto"/>
            <w:noWrap/>
            <w:vAlign w:val="bottom"/>
            <w:hideMark/>
          </w:tcPr>
          <w:p w14:paraId="41BEE442" w14:textId="77777777" w:rsidR="00AE2FF1" w:rsidRPr="00086B59" w:rsidRDefault="00AE2FF1" w:rsidP="004F6217">
            <w:pPr>
              <w:ind w:left="-70"/>
              <w:rPr>
                <w:rFonts w:ascii="Calibri" w:eastAsia="Times New Roman" w:hAnsi="Calibri" w:cs="Times New Roman"/>
                <w:b/>
                <w:bCs/>
                <w:color w:val="000000"/>
                <w:sz w:val="22"/>
                <w:szCs w:val="22"/>
                <w:lang w:val="es-CL"/>
              </w:rPr>
            </w:pPr>
            <w:r w:rsidRPr="00086B59">
              <w:rPr>
                <w:rFonts w:ascii="Calibri" w:eastAsia="Times New Roman" w:hAnsi="Calibri" w:cs="Times New Roman"/>
                <w:b/>
                <w:bCs/>
                <w:color w:val="000000"/>
                <w:sz w:val="22"/>
                <w:szCs w:val="22"/>
                <w:lang w:val="es-CL"/>
              </w:rPr>
              <w:t>Solución</w:t>
            </w:r>
          </w:p>
        </w:tc>
        <w:tc>
          <w:tcPr>
            <w:tcW w:w="942" w:type="pct"/>
            <w:tcBorders>
              <w:top w:val="single" w:sz="8" w:space="0" w:color="auto"/>
              <w:left w:val="nil"/>
              <w:bottom w:val="single" w:sz="4" w:space="0" w:color="auto"/>
              <w:right w:val="single" w:sz="4" w:space="0" w:color="auto"/>
            </w:tcBorders>
            <w:shd w:val="clear" w:color="auto" w:fill="auto"/>
            <w:noWrap/>
            <w:vAlign w:val="bottom"/>
            <w:hideMark/>
          </w:tcPr>
          <w:p w14:paraId="53479D5B" w14:textId="77777777" w:rsidR="00AE2FF1" w:rsidRPr="00086B59" w:rsidRDefault="00AE2FF1" w:rsidP="004F6217">
            <w:pPr>
              <w:ind w:left="-64"/>
              <w:rPr>
                <w:rFonts w:ascii="Calibri" w:eastAsia="Times New Roman" w:hAnsi="Calibri" w:cs="Times New Roman"/>
                <w:b/>
                <w:bCs/>
                <w:color w:val="000000"/>
                <w:sz w:val="22"/>
                <w:szCs w:val="22"/>
                <w:lang w:val="es-CL"/>
              </w:rPr>
            </w:pPr>
            <w:r w:rsidRPr="00086B59">
              <w:rPr>
                <w:rFonts w:ascii="Calibri" w:eastAsia="Times New Roman" w:hAnsi="Calibri" w:cs="Times New Roman"/>
                <w:b/>
                <w:bCs/>
                <w:color w:val="000000"/>
                <w:sz w:val="22"/>
                <w:szCs w:val="22"/>
                <w:lang w:val="es-CL"/>
              </w:rPr>
              <w:t>Propuesta de valor</w:t>
            </w:r>
          </w:p>
        </w:tc>
        <w:tc>
          <w:tcPr>
            <w:tcW w:w="1118" w:type="pct"/>
            <w:tcBorders>
              <w:top w:val="single" w:sz="8" w:space="0" w:color="auto"/>
              <w:left w:val="nil"/>
              <w:bottom w:val="single" w:sz="4" w:space="0" w:color="auto"/>
              <w:right w:val="single" w:sz="4" w:space="0" w:color="auto"/>
            </w:tcBorders>
            <w:shd w:val="clear" w:color="auto" w:fill="auto"/>
            <w:noWrap/>
            <w:vAlign w:val="bottom"/>
            <w:hideMark/>
          </w:tcPr>
          <w:p w14:paraId="7D6C7CAE" w14:textId="77777777" w:rsidR="00AE2FF1" w:rsidRPr="00086B59" w:rsidRDefault="00AE2FF1" w:rsidP="004F6217">
            <w:pPr>
              <w:ind w:left="-68" w:firstLine="69"/>
              <w:rPr>
                <w:rFonts w:ascii="Calibri" w:eastAsia="Times New Roman" w:hAnsi="Calibri" w:cs="Times New Roman"/>
                <w:b/>
                <w:bCs/>
                <w:color w:val="000000"/>
                <w:sz w:val="22"/>
                <w:szCs w:val="22"/>
                <w:lang w:val="es-CL"/>
              </w:rPr>
            </w:pPr>
            <w:r w:rsidRPr="00086B59">
              <w:rPr>
                <w:rFonts w:ascii="Calibri" w:eastAsia="Times New Roman" w:hAnsi="Calibri" w:cs="Times New Roman"/>
                <w:b/>
                <w:bCs/>
                <w:color w:val="000000"/>
                <w:sz w:val="22"/>
                <w:szCs w:val="22"/>
                <w:lang w:val="es-CL"/>
              </w:rPr>
              <w:t>Ventajas</w:t>
            </w:r>
          </w:p>
        </w:tc>
        <w:tc>
          <w:tcPr>
            <w:tcW w:w="1117" w:type="pct"/>
            <w:tcBorders>
              <w:top w:val="single" w:sz="8" w:space="0" w:color="auto"/>
              <w:left w:val="nil"/>
              <w:bottom w:val="single" w:sz="4" w:space="0" w:color="auto"/>
              <w:right w:val="single" w:sz="8" w:space="0" w:color="auto"/>
            </w:tcBorders>
            <w:shd w:val="clear" w:color="auto" w:fill="auto"/>
            <w:noWrap/>
            <w:vAlign w:val="bottom"/>
            <w:hideMark/>
          </w:tcPr>
          <w:p w14:paraId="45F80A22" w14:textId="77777777" w:rsidR="00AE2FF1" w:rsidRPr="00086B59" w:rsidRDefault="00AE2FF1" w:rsidP="004F6217">
            <w:pPr>
              <w:ind w:left="-71"/>
              <w:rPr>
                <w:rFonts w:ascii="Calibri" w:eastAsia="Times New Roman" w:hAnsi="Calibri" w:cs="Times New Roman"/>
                <w:b/>
                <w:bCs/>
                <w:color w:val="000000"/>
                <w:sz w:val="22"/>
                <w:szCs w:val="22"/>
                <w:lang w:val="es-CL"/>
              </w:rPr>
            </w:pPr>
            <w:r w:rsidRPr="00086B59">
              <w:rPr>
                <w:rFonts w:ascii="Calibri" w:eastAsia="Times New Roman" w:hAnsi="Calibri" w:cs="Times New Roman"/>
                <w:b/>
                <w:bCs/>
                <w:color w:val="000000"/>
                <w:sz w:val="22"/>
                <w:szCs w:val="22"/>
                <w:lang w:val="es-CL"/>
              </w:rPr>
              <w:t>Segmento de clientes</w:t>
            </w:r>
          </w:p>
        </w:tc>
      </w:tr>
      <w:tr w:rsidR="00AE2FF1" w:rsidRPr="00086B59" w14:paraId="0DAD6119" w14:textId="77777777" w:rsidTr="004F6217">
        <w:trPr>
          <w:trHeight w:val="300"/>
        </w:trPr>
        <w:tc>
          <w:tcPr>
            <w:tcW w:w="882" w:type="pct"/>
            <w:vMerge w:val="restart"/>
            <w:tcBorders>
              <w:top w:val="nil"/>
              <w:left w:val="single" w:sz="4" w:space="0" w:color="auto"/>
              <w:bottom w:val="nil"/>
              <w:right w:val="single" w:sz="4" w:space="0" w:color="auto"/>
            </w:tcBorders>
            <w:shd w:val="clear" w:color="auto" w:fill="auto"/>
            <w:vAlign w:val="center"/>
            <w:hideMark/>
          </w:tcPr>
          <w:p w14:paraId="20D1E006" w14:textId="77777777" w:rsidR="00AE2FF1" w:rsidRPr="00086B59" w:rsidRDefault="00AE2FF1" w:rsidP="004F6217">
            <w:pPr>
              <w:rPr>
                <w:rFonts w:ascii="Calibri" w:eastAsia="Times New Roman" w:hAnsi="Calibri" w:cs="Times New Roman"/>
                <w:color w:val="000000"/>
                <w:sz w:val="22"/>
                <w:szCs w:val="22"/>
                <w:lang w:val="es-CL"/>
              </w:rPr>
            </w:pPr>
            <w:r w:rsidRPr="00086B59">
              <w:rPr>
                <w:rFonts w:ascii="Calibri" w:eastAsia="Times New Roman" w:hAnsi="Calibri" w:cs="Times New Roman"/>
                <w:color w:val="000000"/>
                <w:sz w:val="22"/>
                <w:szCs w:val="22"/>
                <w:lang w:val="es-CL"/>
              </w:rPr>
              <w:t>Escasez de información al momento de tomar la decisión de dónde comprar un determinado producto y al mejor precio ofrecido en el mercado en un rango  determinado.</w:t>
            </w:r>
          </w:p>
        </w:tc>
        <w:tc>
          <w:tcPr>
            <w:tcW w:w="941" w:type="pct"/>
            <w:vMerge w:val="restart"/>
            <w:tcBorders>
              <w:top w:val="nil"/>
              <w:left w:val="single" w:sz="4" w:space="0" w:color="auto"/>
              <w:bottom w:val="single" w:sz="4" w:space="0" w:color="auto"/>
              <w:right w:val="single" w:sz="4" w:space="0" w:color="auto"/>
            </w:tcBorders>
            <w:shd w:val="clear" w:color="auto" w:fill="auto"/>
            <w:hideMark/>
          </w:tcPr>
          <w:p w14:paraId="2E8C18FA" w14:textId="77777777" w:rsidR="00AE2FF1" w:rsidRPr="00086B59" w:rsidRDefault="00AE2FF1" w:rsidP="004F6217">
            <w:pPr>
              <w:ind w:left="-70"/>
              <w:rPr>
                <w:rFonts w:ascii="Calibri" w:eastAsia="Times New Roman" w:hAnsi="Calibri" w:cs="Times New Roman"/>
                <w:color w:val="000000"/>
                <w:sz w:val="22"/>
                <w:szCs w:val="22"/>
                <w:lang w:val="es-CL"/>
              </w:rPr>
            </w:pPr>
            <w:r w:rsidRPr="00086B59">
              <w:rPr>
                <w:rFonts w:ascii="Calibri" w:eastAsia="Times New Roman" w:hAnsi="Calibri" w:cs="Times New Roman"/>
                <w:color w:val="000000"/>
                <w:sz w:val="22"/>
                <w:szCs w:val="22"/>
                <w:lang w:val="es-CL"/>
              </w:rPr>
              <w:t>Reunir en un sitio web, la información (precio, ubicación) de los productos y permitir búsqueda por categoría o por palabra clave, permitiendo la comparación de precios y además agregando geo localización.</w:t>
            </w:r>
          </w:p>
        </w:tc>
        <w:tc>
          <w:tcPr>
            <w:tcW w:w="942" w:type="pct"/>
            <w:vMerge w:val="restart"/>
            <w:tcBorders>
              <w:top w:val="nil"/>
              <w:left w:val="single" w:sz="4" w:space="0" w:color="auto"/>
              <w:bottom w:val="single" w:sz="4" w:space="0" w:color="auto"/>
              <w:right w:val="single" w:sz="4" w:space="0" w:color="auto"/>
            </w:tcBorders>
            <w:shd w:val="clear" w:color="auto" w:fill="auto"/>
            <w:hideMark/>
          </w:tcPr>
          <w:p w14:paraId="2F56C5F1" w14:textId="77777777" w:rsidR="00AE2FF1" w:rsidRDefault="00AE2FF1" w:rsidP="004F6217">
            <w:pPr>
              <w:ind w:left="-64"/>
              <w:rPr>
                <w:rFonts w:ascii="Calibri" w:eastAsia="Times New Roman" w:hAnsi="Calibri" w:cs="Times New Roman"/>
                <w:color w:val="000000"/>
                <w:sz w:val="22"/>
                <w:szCs w:val="22"/>
                <w:lang w:val="es-CL"/>
              </w:rPr>
            </w:pPr>
            <w:r w:rsidRPr="00086B59">
              <w:rPr>
                <w:rFonts w:ascii="Calibri" w:eastAsia="Times New Roman" w:hAnsi="Calibri" w:cs="Times New Roman"/>
                <w:color w:val="000000"/>
                <w:sz w:val="22"/>
                <w:szCs w:val="22"/>
                <w:lang w:val="es-CL"/>
              </w:rPr>
              <w:t>Aumentar la información entregada en el menor tiempo posible, para poder tomar la decisión al momento de comprar un producto al mejor precio dentro de un rango determinado.</w:t>
            </w:r>
          </w:p>
          <w:p w14:paraId="2EF48026" w14:textId="77777777" w:rsidR="00620941" w:rsidRDefault="00620941" w:rsidP="004F6217">
            <w:pPr>
              <w:ind w:left="-64"/>
              <w:rPr>
                <w:rFonts w:ascii="Calibri" w:eastAsia="Times New Roman" w:hAnsi="Calibri" w:cs="Times New Roman"/>
                <w:color w:val="000000"/>
                <w:sz w:val="22"/>
                <w:szCs w:val="22"/>
                <w:lang w:val="es-CL"/>
              </w:rPr>
            </w:pPr>
          </w:p>
          <w:p w14:paraId="20125821" w14:textId="77777777" w:rsidR="00620941" w:rsidRDefault="00620941" w:rsidP="004F6217">
            <w:pPr>
              <w:ind w:left="-64"/>
              <w:rPr>
                <w:rFonts w:ascii="Calibri" w:eastAsia="Times New Roman" w:hAnsi="Calibri" w:cs="Times New Roman"/>
                <w:color w:val="000000"/>
                <w:sz w:val="22"/>
                <w:szCs w:val="22"/>
                <w:lang w:val="es-CL"/>
              </w:rPr>
            </w:pPr>
            <w:r>
              <w:rPr>
                <w:rFonts w:ascii="Calibri" w:eastAsia="Times New Roman" w:hAnsi="Calibri" w:cs="Times New Roman"/>
                <w:color w:val="000000"/>
                <w:sz w:val="22"/>
                <w:szCs w:val="22"/>
                <w:lang w:val="es-CL"/>
              </w:rPr>
              <w:t xml:space="preserve">ACA ES ENTREGAR </w:t>
            </w:r>
            <w:r>
              <w:rPr>
                <w:rFonts w:ascii="Calibri" w:eastAsia="Times New Roman" w:hAnsi="Calibri" w:cs="Times New Roman"/>
                <w:color w:val="000000"/>
                <w:sz w:val="22"/>
                <w:szCs w:val="22"/>
                <w:lang w:val="es-CL"/>
              </w:rPr>
              <w:lastRenderedPageBreak/>
              <w:t>INFORMACION ASI DE HACHA.</w:t>
            </w:r>
          </w:p>
          <w:p w14:paraId="7ACBA421" w14:textId="77777777" w:rsidR="008A6906" w:rsidRDefault="008A6906" w:rsidP="004F6217">
            <w:pPr>
              <w:ind w:left="-64"/>
              <w:rPr>
                <w:rFonts w:ascii="Calibri" w:eastAsia="Times New Roman" w:hAnsi="Calibri" w:cs="Times New Roman"/>
                <w:color w:val="000000"/>
                <w:sz w:val="22"/>
                <w:szCs w:val="22"/>
                <w:lang w:val="es-CL"/>
              </w:rPr>
            </w:pPr>
          </w:p>
          <w:p w14:paraId="4FA6FDA5" w14:textId="7DAD761B" w:rsidR="008A6906" w:rsidRPr="00086B59" w:rsidRDefault="008A6906" w:rsidP="004F6217">
            <w:pPr>
              <w:ind w:left="-64"/>
              <w:rPr>
                <w:rFonts w:ascii="Calibri" w:eastAsia="Times New Roman" w:hAnsi="Calibri" w:cs="Times New Roman"/>
                <w:color w:val="000000"/>
                <w:sz w:val="22"/>
                <w:szCs w:val="22"/>
                <w:lang w:val="es-CL"/>
              </w:rPr>
            </w:pPr>
            <w:r w:rsidRPr="00167F13">
              <w:rPr>
                <w:rFonts w:ascii="Calibri" w:eastAsia="Times New Roman" w:hAnsi="Calibri" w:cs="Times New Roman"/>
                <w:color w:val="000000"/>
                <w:sz w:val="22"/>
                <w:szCs w:val="22"/>
                <w:highlight w:val="green"/>
                <w:lang w:val="es-CL"/>
              </w:rPr>
              <w:t xml:space="preserve">Entregar información oportunamente, para </w:t>
            </w:r>
            <w:r w:rsidR="00F41492" w:rsidRPr="00167F13">
              <w:rPr>
                <w:rFonts w:ascii="Calibri" w:eastAsia="Times New Roman" w:hAnsi="Calibri" w:cs="Times New Roman"/>
                <w:color w:val="000000"/>
                <w:sz w:val="22"/>
                <w:szCs w:val="22"/>
                <w:highlight w:val="green"/>
                <w:lang w:val="es-CL"/>
              </w:rPr>
              <w:t>poder tomar la decisión al momento de comprar un producto al mejor precio entro de un rango determinado.</w:t>
            </w:r>
          </w:p>
        </w:tc>
        <w:tc>
          <w:tcPr>
            <w:tcW w:w="1118" w:type="pct"/>
            <w:vMerge w:val="restart"/>
            <w:tcBorders>
              <w:top w:val="nil"/>
              <w:left w:val="single" w:sz="4" w:space="0" w:color="auto"/>
              <w:bottom w:val="single" w:sz="4" w:space="0" w:color="auto"/>
              <w:right w:val="single" w:sz="4" w:space="0" w:color="auto"/>
            </w:tcBorders>
            <w:shd w:val="clear" w:color="auto" w:fill="auto"/>
            <w:hideMark/>
          </w:tcPr>
          <w:p w14:paraId="545D8014" w14:textId="77777777" w:rsidR="00AE2FF1" w:rsidRPr="00086B59" w:rsidRDefault="00AE2FF1" w:rsidP="004F6217">
            <w:pPr>
              <w:ind w:left="-68"/>
              <w:rPr>
                <w:rFonts w:ascii="Calibri" w:eastAsia="Times New Roman" w:hAnsi="Calibri" w:cs="Times New Roman"/>
                <w:color w:val="000000"/>
                <w:sz w:val="22"/>
                <w:szCs w:val="22"/>
                <w:lang w:val="es-CL"/>
              </w:rPr>
            </w:pPr>
            <w:r w:rsidRPr="00086B59">
              <w:rPr>
                <w:rFonts w:ascii="Calibri" w:eastAsia="Times New Roman" w:hAnsi="Calibri" w:cs="Times New Roman"/>
                <w:color w:val="000000"/>
                <w:sz w:val="22"/>
                <w:szCs w:val="22"/>
                <w:lang w:val="es-CL"/>
              </w:rPr>
              <w:lastRenderedPageBreak/>
              <w:t>La posibilidad de geolocalizar las tiendas mas cercanas que venden un producto determinado en un rango determinado por el usuario al que esta dispuesto a moverse</w:t>
            </w:r>
          </w:p>
        </w:tc>
        <w:tc>
          <w:tcPr>
            <w:tcW w:w="1117" w:type="pct"/>
            <w:vMerge w:val="restart"/>
            <w:tcBorders>
              <w:top w:val="nil"/>
              <w:left w:val="single" w:sz="4" w:space="0" w:color="auto"/>
              <w:bottom w:val="single" w:sz="4" w:space="0" w:color="auto"/>
              <w:right w:val="single" w:sz="8" w:space="0" w:color="auto"/>
            </w:tcBorders>
            <w:shd w:val="clear" w:color="auto" w:fill="auto"/>
            <w:hideMark/>
          </w:tcPr>
          <w:p w14:paraId="220750A4" w14:textId="1A228180" w:rsidR="00AE2FF1" w:rsidRPr="00086B59" w:rsidRDefault="00AA453A" w:rsidP="004F6217">
            <w:pPr>
              <w:ind w:left="-71"/>
              <w:rPr>
                <w:rFonts w:ascii="Calibri" w:eastAsia="Times New Roman" w:hAnsi="Calibri" w:cs="Times New Roman"/>
                <w:color w:val="000000"/>
                <w:sz w:val="22"/>
                <w:szCs w:val="22"/>
                <w:lang w:val="es-CL"/>
              </w:rPr>
            </w:pPr>
            <w:r>
              <w:rPr>
                <w:rFonts w:ascii="Calibri" w:eastAsia="Times New Roman" w:hAnsi="Calibri" w:cs="Times New Roman"/>
                <w:color w:val="000000"/>
                <w:sz w:val="22"/>
                <w:szCs w:val="22"/>
                <w:lang w:val="es-CL"/>
              </w:rPr>
              <w:t>Personas entre los 18</w:t>
            </w:r>
            <w:r w:rsidR="00AE2FF1" w:rsidRPr="00086B59">
              <w:rPr>
                <w:rFonts w:ascii="Calibri" w:eastAsia="Times New Roman" w:hAnsi="Calibri" w:cs="Times New Roman"/>
                <w:color w:val="000000"/>
                <w:sz w:val="22"/>
                <w:szCs w:val="22"/>
                <w:lang w:val="es-CL"/>
              </w:rPr>
              <w:t xml:space="preserve"> a 30 años de edad. Principalmente mujeres.</w:t>
            </w:r>
          </w:p>
        </w:tc>
      </w:tr>
      <w:tr w:rsidR="00AE2FF1" w:rsidRPr="00086B59" w14:paraId="042B5118" w14:textId="77777777" w:rsidTr="004F6217">
        <w:trPr>
          <w:trHeight w:val="280"/>
        </w:trPr>
        <w:tc>
          <w:tcPr>
            <w:tcW w:w="882" w:type="pct"/>
            <w:vMerge/>
            <w:tcBorders>
              <w:top w:val="nil"/>
              <w:left w:val="single" w:sz="4" w:space="0" w:color="auto"/>
              <w:bottom w:val="nil"/>
              <w:right w:val="single" w:sz="4" w:space="0" w:color="auto"/>
            </w:tcBorders>
            <w:vAlign w:val="center"/>
            <w:hideMark/>
          </w:tcPr>
          <w:p w14:paraId="4F72B46D" w14:textId="77777777" w:rsidR="00AE2FF1" w:rsidRPr="00086B59" w:rsidRDefault="00AE2FF1" w:rsidP="004F6217">
            <w:pPr>
              <w:rPr>
                <w:rFonts w:ascii="Calibri" w:eastAsia="Times New Roman" w:hAnsi="Calibri" w:cs="Times New Roman"/>
                <w:color w:val="000000"/>
                <w:sz w:val="22"/>
                <w:szCs w:val="22"/>
                <w:lang w:val="es-CL"/>
              </w:rPr>
            </w:pPr>
          </w:p>
        </w:tc>
        <w:tc>
          <w:tcPr>
            <w:tcW w:w="941" w:type="pct"/>
            <w:vMerge/>
            <w:tcBorders>
              <w:top w:val="nil"/>
              <w:left w:val="single" w:sz="4" w:space="0" w:color="auto"/>
              <w:bottom w:val="single" w:sz="4" w:space="0" w:color="auto"/>
              <w:right w:val="single" w:sz="4" w:space="0" w:color="auto"/>
            </w:tcBorders>
            <w:vAlign w:val="center"/>
            <w:hideMark/>
          </w:tcPr>
          <w:p w14:paraId="7E80AA36" w14:textId="77777777" w:rsidR="00AE2FF1" w:rsidRPr="00086B59" w:rsidRDefault="00AE2FF1" w:rsidP="004F6217">
            <w:pPr>
              <w:ind w:left="-70"/>
              <w:rPr>
                <w:rFonts w:ascii="Calibri" w:eastAsia="Times New Roman" w:hAnsi="Calibri" w:cs="Times New Roman"/>
                <w:color w:val="000000"/>
                <w:sz w:val="22"/>
                <w:szCs w:val="22"/>
                <w:lang w:val="es-CL"/>
              </w:rPr>
            </w:pPr>
          </w:p>
        </w:tc>
        <w:tc>
          <w:tcPr>
            <w:tcW w:w="942" w:type="pct"/>
            <w:vMerge/>
            <w:tcBorders>
              <w:top w:val="nil"/>
              <w:left w:val="single" w:sz="4" w:space="0" w:color="auto"/>
              <w:bottom w:val="single" w:sz="4" w:space="0" w:color="auto"/>
              <w:right w:val="single" w:sz="4" w:space="0" w:color="auto"/>
            </w:tcBorders>
            <w:vAlign w:val="center"/>
            <w:hideMark/>
          </w:tcPr>
          <w:p w14:paraId="290EDA0C"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1118" w:type="pct"/>
            <w:vMerge/>
            <w:tcBorders>
              <w:top w:val="nil"/>
              <w:left w:val="single" w:sz="4" w:space="0" w:color="auto"/>
              <w:bottom w:val="single" w:sz="4" w:space="0" w:color="auto"/>
              <w:right w:val="single" w:sz="4" w:space="0" w:color="auto"/>
            </w:tcBorders>
            <w:vAlign w:val="center"/>
            <w:hideMark/>
          </w:tcPr>
          <w:p w14:paraId="39CFBEB9" w14:textId="77777777" w:rsidR="00AE2FF1" w:rsidRPr="00086B59" w:rsidRDefault="00AE2FF1" w:rsidP="004F6217">
            <w:pPr>
              <w:ind w:left="-68"/>
              <w:rPr>
                <w:rFonts w:ascii="Calibri" w:eastAsia="Times New Roman" w:hAnsi="Calibri" w:cs="Times New Roman"/>
                <w:color w:val="000000"/>
                <w:sz w:val="22"/>
                <w:szCs w:val="22"/>
                <w:lang w:val="es-CL"/>
              </w:rPr>
            </w:pPr>
          </w:p>
        </w:tc>
        <w:tc>
          <w:tcPr>
            <w:tcW w:w="1117" w:type="pct"/>
            <w:vMerge/>
            <w:tcBorders>
              <w:top w:val="nil"/>
              <w:left w:val="single" w:sz="4" w:space="0" w:color="auto"/>
              <w:bottom w:val="single" w:sz="4" w:space="0" w:color="auto"/>
              <w:right w:val="single" w:sz="8" w:space="0" w:color="auto"/>
            </w:tcBorders>
            <w:vAlign w:val="center"/>
            <w:hideMark/>
          </w:tcPr>
          <w:p w14:paraId="71D49A2B" w14:textId="77777777" w:rsidR="00AE2FF1" w:rsidRPr="00086B59" w:rsidRDefault="00AE2FF1" w:rsidP="004F6217">
            <w:pPr>
              <w:ind w:left="-968"/>
              <w:rPr>
                <w:rFonts w:ascii="Calibri" w:eastAsia="Times New Roman" w:hAnsi="Calibri" w:cs="Times New Roman"/>
                <w:color w:val="000000"/>
                <w:sz w:val="22"/>
                <w:szCs w:val="22"/>
                <w:lang w:val="es-CL"/>
              </w:rPr>
            </w:pPr>
          </w:p>
        </w:tc>
      </w:tr>
      <w:tr w:rsidR="00AE2FF1" w:rsidRPr="00086B59" w14:paraId="6BECD424" w14:textId="77777777" w:rsidTr="004F6217">
        <w:trPr>
          <w:trHeight w:val="280"/>
        </w:trPr>
        <w:tc>
          <w:tcPr>
            <w:tcW w:w="882" w:type="pct"/>
            <w:vMerge/>
            <w:tcBorders>
              <w:top w:val="nil"/>
              <w:left w:val="single" w:sz="4" w:space="0" w:color="auto"/>
              <w:bottom w:val="nil"/>
              <w:right w:val="single" w:sz="4" w:space="0" w:color="auto"/>
            </w:tcBorders>
            <w:vAlign w:val="center"/>
            <w:hideMark/>
          </w:tcPr>
          <w:p w14:paraId="0CD2C7BC" w14:textId="77777777" w:rsidR="00AE2FF1" w:rsidRPr="00086B59" w:rsidRDefault="00AE2FF1" w:rsidP="004F6217">
            <w:pPr>
              <w:rPr>
                <w:rFonts w:ascii="Calibri" w:eastAsia="Times New Roman" w:hAnsi="Calibri" w:cs="Times New Roman"/>
                <w:color w:val="000000"/>
                <w:sz w:val="22"/>
                <w:szCs w:val="22"/>
                <w:lang w:val="es-CL"/>
              </w:rPr>
            </w:pPr>
          </w:p>
        </w:tc>
        <w:tc>
          <w:tcPr>
            <w:tcW w:w="941" w:type="pct"/>
            <w:vMerge/>
            <w:tcBorders>
              <w:top w:val="nil"/>
              <w:left w:val="single" w:sz="4" w:space="0" w:color="auto"/>
              <w:bottom w:val="single" w:sz="4" w:space="0" w:color="auto"/>
              <w:right w:val="single" w:sz="4" w:space="0" w:color="auto"/>
            </w:tcBorders>
            <w:vAlign w:val="center"/>
            <w:hideMark/>
          </w:tcPr>
          <w:p w14:paraId="0D452BC0" w14:textId="77777777" w:rsidR="00AE2FF1" w:rsidRPr="00086B59" w:rsidRDefault="00AE2FF1" w:rsidP="004F6217">
            <w:pPr>
              <w:ind w:left="-70"/>
              <w:rPr>
                <w:rFonts w:ascii="Calibri" w:eastAsia="Times New Roman" w:hAnsi="Calibri" w:cs="Times New Roman"/>
                <w:color w:val="000000"/>
                <w:sz w:val="22"/>
                <w:szCs w:val="22"/>
                <w:lang w:val="es-CL"/>
              </w:rPr>
            </w:pPr>
          </w:p>
        </w:tc>
        <w:tc>
          <w:tcPr>
            <w:tcW w:w="942" w:type="pct"/>
            <w:vMerge/>
            <w:tcBorders>
              <w:top w:val="nil"/>
              <w:left w:val="single" w:sz="4" w:space="0" w:color="auto"/>
              <w:bottom w:val="single" w:sz="4" w:space="0" w:color="auto"/>
              <w:right w:val="single" w:sz="4" w:space="0" w:color="auto"/>
            </w:tcBorders>
            <w:vAlign w:val="center"/>
            <w:hideMark/>
          </w:tcPr>
          <w:p w14:paraId="31AC1DEC"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1118" w:type="pct"/>
            <w:vMerge/>
            <w:tcBorders>
              <w:top w:val="nil"/>
              <w:left w:val="single" w:sz="4" w:space="0" w:color="auto"/>
              <w:bottom w:val="single" w:sz="4" w:space="0" w:color="auto"/>
              <w:right w:val="single" w:sz="4" w:space="0" w:color="auto"/>
            </w:tcBorders>
            <w:vAlign w:val="center"/>
            <w:hideMark/>
          </w:tcPr>
          <w:p w14:paraId="3304B0EA" w14:textId="77777777" w:rsidR="00AE2FF1" w:rsidRPr="00086B59" w:rsidRDefault="00AE2FF1" w:rsidP="004F6217">
            <w:pPr>
              <w:ind w:left="-68"/>
              <w:rPr>
                <w:rFonts w:ascii="Calibri" w:eastAsia="Times New Roman" w:hAnsi="Calibri" w:cs="Times New Roman"/>
                <w:color w:val="000000"/>
                <w:sz w:val="22"/>
                <w:szCs w:val="22"/>
                <w:lang w:val="es-CL"/>
              </w:rPr>
            </w:pPr>
          </w:p>
        </w:tc>
        <w:tc>
          <w:tcPr>
            <w:tcW w:w="1117" w:type="pct"/>
            <w:vMerge/>
            <w:tcBorders>
              <w:top w:val="nil"/>
              <w:left w:val="single" w:sz="4" w:space="0" w:color="auto"/>
              <w:bottom w:val="single" w:sz="4" w:space="0" w:color="auto"/>
              <w:right w:val="single" w:sz="8" w:space="0" w:color="auto"/>
            </w:tcBorders>
            <w:vAlign w:val="center"/>
            <w:hideMark/>
          </w:tcPr>
          <w:p w14:paraId="5603D41A" w14:textId="77777777" w:rsidR="00AE2FF1" w:rsidRPr="00086B59" w:rsidRDefault="00AE2FF1" w:rsidP="004F6217">
            <w:pPr>
              <w:ind w:left="-968"/>
              <w:rPr>
                <w:rFonts w:ascii="Calibri" w:eastAsia="Times New Roman" w:hAnsi="Calibri" w:cs="Times New Roman"/>
                <w:color w:val="000000"/>
                <w:sz w:val="22"/>
                <w:szCs w:val="22"/>
                <w:lang w:val="es-CL"/>
              </w:rPr>
            </w:pPr>
          </w:p>
        </w:tc>
      </w:tr>
      <w:tr w:rsidR="00AE2FF1" w:rsidRPr="00086B59" w14:paraId="5AFADE97" w14:textId="77777777" w:rsidTr="004F6217">
        <w:trPr>
          <w:trHeight w:val="280"/>
        </w:trPr>
        <w:tc>
          <w:tcPr>
            <w:tcW w:w="882" w:type="pct"/>
            <w:vMerge/>
            <w:tcBorders>
              <w:top w:val="nil"/>
              <w:left w:val="single" w:sz="4" w:space="0" w:color="auto"/>
              <w:bottom w:val="nil"/>
              <w:right w:val="single" w:sz="4" w:space="0" w:color="auto"/>
            </w:tcBorders>
            <w:vAlign w:val="center"/>
            <w:hideMark/>
          </w:tcPr>
          <w:p w14:paraId="77935C17" w14:textId="77777777" w:rsidR="00AE2FF1" w:rsidRPr="00086B59" w:rsidRDefault="00AE2FF1" w:rsidP="004F6217">
            <w:pPr>
              <w:rPr>
                <w:rFonts w:ascii="Calibri" w:eastAsia="Times New Roman" w:hAnsi="Calibri" w:cs="Times New Roman"/>
                <w:color w:val="000000"/>
                <w:sz w:val="22"/>
                <w:szCs w:val="22"/>
                <w:lang w:val="es-CL"/>
              </w:rPr>
            </w:pPr>
          </w:p>
        </w:tc>
        <w:tc>
          <w:tcPr>
            <w:tcW w:w="941" w:type="pct"/>
            <w:vMerge/>
            <w:tcBorders>
              <w:top w:val="nil"/>
              <w:left w:val="single" w:sz="4" w:space="0" w:color="auto"/>
              <w:bottom w:val="single" w:sz="4" w:space="0" w:color="auto"/>
              <w:right w:val="single" w:sz="4" w:space="0" w:color="auto"/>
            </w:tcBorders>
            <w:vAlign w:val="center"/>
            <w:hideMark/>
          </w:tcPr>
          <w:p w14:paraId="6B40D7A9" w14:textId="77777777" w:rsidR="00AE2FF1" w:rsidRPr="00086B59" w:rsidRDefault="00AE2FF1" w:rsidP="004F6217">
            <w:pPr>
              <w:ind w:left="-70"/>
              <w:rPr>
                <w:rFonts w:ascii="Calibri" w:eastAsia="Times New Roman" w:hAnsi="Calibri" w:cs="Times New Roman"/>
                <w:color w:val="000000"/>
                <w:sz w:val="22"/>
                <w:szCs w:val="22"/>
                <w:lang w:val="es-CL"/>
              </w:rPr>
            </w:pPr>
          </w:p>
        </w:tc>
        <w:tc>
          <w:tcPr>
            <w:tcW w:w="942" w:type="pct"/>
            <w:vMerge/>
            <w:tcBorders>
              <w:top w:val="nil"/>
              <w:left w:val="single" w:sz="4" w:space="0" w:color="auto"/>
              <w:bottom w:val="single" w:sz="4" w:space="0" w:color="auto"/>
              <w:right w:val="single" w:sz="4" w:space="0" w:color="auto"/>
            </w:tcBorders>
            <w:vAlign w:val="center"/>
            <w:hideMark/>
          </w:tcPr>
          <w:p w14:paraId="319E7198"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1118" w:type="pct"/>
            <w:vMerge/>
            <w:tcBorders>
              <w:top w:val="nil"/>
              <w:left w:val="single" w:sz="4" w:space="0" w:color="auto"/>
              <w:bottom w:val="single" w:sz="4" w:space="0" w:color="auto"/>
              <w:right w:val="single" w:sz="4" w:space="0" w:color="auto"/>
            </w:tcBorders>
            <w:vAlign w:val="center"/>
            <w:hideMark/>
          </w:tcPr>
          <w:p w14:paraId="2678B028" w14:textId="77777777" w:rsidR="00AE2FF1" w:rsidRPr="00086B59" w:rsidRDefault="00AE2FF1" w:rsidP="004F6217">
            <w:pPr>
              <w:ind w:left="-68"/>
              <w:rPr>
                <w:rFonts w:ascii="Calibri" w:eastAsia="Times New Roman" w:hAnsi="Calibri" w:cs="Times New Roman"/>
                <w:color w:val="000000"/>
                <w:sz w:val="22"/>
                <w:szCs w:val="22"/>
                <w:lang w:val="es-CL"/>
              </w:rPr>
            </w:pPr>
          </w:p>
        </w:tc>
        <w:tc>
          <w:tcPr>
            <w:tcW w:w="1117" w:type="pct"/>
            <w:vMerge/>
            <w:tcBorders>
              <w:top w:val="nil"/>
              <w:left w:val="single" w:sz="4" w:space="0" w:color="auto"/>
              <w:bottom w:val="single" w:sz="4" w:space="0" w:color="auto"/>
              <w:right w:val="single" w:sz="8" w:space="0" w:color="auto"/>
            </w:tcBorders>
            <w:vAlign w:val="center"/>
            <w:hideMark/>
          </w:tcPr>
          <w:p w14:paraId="7F0AC37F" w14:textId="77777777" w:rsidR="00AE2FF1" w:rsidRPr="00086B59" w:rsidRDefault="00AE2FF1" w:rsidP="004F6217">
            <w:pPr>
              <w:ind w:left="-968"/>
              <w:rPr>
                <w:rFonts w:ascii="Calibri" w:eastAsia="Times New Roman" w:hAnsi="Calibri" w:cs="Times New Roman"/>
                <w:color w:val="000000"/>
                <w:sz w:val="22"/>
                <w:szCs w:val="22"/>
                <w:lang w:val="es-CL"/>
              </w:rPr>
            </w:pPr>
          </w:p>
        </w:tc>
      </w:tr>
      <w:tr w:rsidR="00AE2FF1" w:rsidRPr="00086B59" w14:paraId="3D05C167" w14:textId="77777777" w:rsidTr="004F6217">
        <w:trPr>
          <w:trHeight w:val="280"/>
        </w:trPr>
        <w:tc>
          <w:tcPr>
            <w:tcW w:w="882" w:type="pct"/>
            <w:vMerge/>
            <w:tcBorders>
              <w:top w:val="nil"/>
              <w:left w:val="single" w:sz="4" w:space="0" w:color="auto"/>
              <w:bottom w:val="nil"/>
              <w:right w:val="single" w:sz="4" w:space="0" w:color="auto"/>
            </w:tcBorders>
            <w:vAlign w:val="center"/>
            <w:hideMark/>
          </w:tcPr>
          <w:p w14:paraId="653A1FA5" w14:textId="77777777" w:rsidR="00AE2FF1" w:rsidRPr="00086B59" w:rsidRDefault="00AE2FF1" w:rsidP="004F6217">
            <w:pPr>
              <w:rPr>
                <w:rFonts w:ascii="Calibri" w:eastAsia="Times New Roman" w:hAnsi="Calibri" w:cs="Times New Roman"/>
                <w:color w:val="000000"/>
                <w:sz w:val="22"/>
                <w:szCs w:val="22"/>
                <w:lang w:val="es-CL"/>
              </w:rPr>
            </w:pPr>
          </w:p>
        </w:tc>
        <w:tc>
          <w:tcPr>
            <w:tcW w:w="941" w:type="pct"/>
            <w:vMerge/>
            <w:tcBorders>
              <w:top w:val="nil"/>
              <w:left w:val="single" w:sz="4" w:space="0" w:color="auto"/>
              <w:bottom w:val="single" w:sz="4" w:space="0" w:color="auto"/>
              <w:right w:val="single" w:sz="4" w:space="0" w:color="auto"/>
            </w:tcBorders>
            <w:vAlign w:val="center"/>
            <w:hideMark/>
          </w:tcPr>
          <w:p w14:paraId="01DCE027" w14:textId="77777777" w:rsidR="00AE2FF1" w:rsidRPr="00086B59" w:rsidRDefault="00AE2FF1" w:rsidP="004F6217">
            <w:pPr>
              <w:ind w:left="-70"/>
              <w:rPr>
                <w:rFonts w:ascii="Calibri" w:eastAsia="Times New Roman" w:hAnsi="Calibri" w:cs="Times New Roman"/>
                <w:color w:val="000000"/>
                <w:sz w:val="22"/>
                <w:szCs w:val="22"/>
                <w:lang w:val="es-CL"/>
              </w:rPr>
            </w:pPr>
          </w:p>
        </w:tc>
        <w:tc>
          <w:tcPr>
            <w:tcW w:w="942" w:type="pct"/>
            <w:vMerge/>
            <w:tcBorders>
              <w:top w:val="nil"/>
              <w:left w:val="single" w:sz="4" w:space="0" w:color="auto"/>
              <w:bottom w:val="single" w:sz="4" w:space="0" w:color="auto"/>
              <w:right w:val="single" w:sz="4" w:space="0" w:color="auto"/>
            </w:tcBorders>
            <w:vAlign w:val="center"/>
            <w:hideMark/>
          </w:tcPr>
          <w:p w14:paraId="118FD82A"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1118" w:type="pct"/>
            <w:vMerge/>
            <w:tcBorders>
              <w:top w:val="nil"/>
              <w:left w:val="single" w:sz="4" w:space="0" w:color="auto"/>
              <w:bottom w:val="single" w:sz="4" w:space="0" w:color="auto"/>
              <w:right w:val="single" w:sz="4" w:space="0" w:color="auto"/>
            </w:tcBorders>
            <w:vAlign w:val="center"/>
            <w:hideMark/>
          </w:tcPr>
          <w:p w14:paraId="56648C3D" w14:textId="77777777" w:rsidR="00AE2FF1" w:rsidRPr="00086B59" w:rsidRDefault="00AE2FF1" w:rsidP="004F6217">
            <w:pPr>
              <w:ind w:left="-68"/>
              <w:rPr>
                <w:rFonts w:ascii="Calibri" w:eastAsia="Times New Roman" w:hAnsi="Calibri" w:cs="Times New Roman"/>
                <w:color w:val="000000"/>
                <w:sz w:val="22"/>
                <w:szCs w:val="22"/>
                <w:lang w:val="es-CL"/>
              </w:rPr>
            </w:pPr>
          </w:p>
        </w:tc>
        <w:tc>
          <w:tcPr>
            <w:tcW w:w="1117" w:type="pct"/>
            <w:vMerge/>
            <w:tcBorders>
              <w:top w:val="nil"/>
              <w:left w:val="single" w:sz="4" w:space="0" w:color="auto"/>
              <w:bottom w:val="single" w:sz="4" w:space="0" w:color="auto"/>
              <w:right w:val="single" w:sz="8" w:space="0" w:color="auto"/>
            </w:tcBorders>
            <w:vAlign w:val="center"/>
            <w:hideMark/>
          </w:tcPr>
          <w:p w14:paraId="6A64EDDA" w14:textId="77777777" w:rsidR="00AE2FF1" w:rsidRPr="00086B59" w:rsidRDefault="00AE2FF1" w:rsidP="004F6217">
            <w:pPr>
              <w:ind w:left="-968"/>
              <w:rPr>
                <w:rFonts w:ascii="Calibri" w:eastAsia="Times New Roman" w:hAnsi="Calibri" w:cs="Times New Roman"/>
                <w:color w:val="000000"/>
                <w:sz w:val="22"/>
                <w:szCs w:val="22"/>
                <w:lang w:val="es-CL"/>
              </w:rPr>
            </w:pPr>
          </w:p>
        </w:tc>
      </w:tr>
      <w:tr w:rsidR="00AE2FF1" w:rsidRPr="00086B59" w14:paraId="66B61007" w14:textId="77777777" w:rsidTr="004F6217">
        <w:trPr>
          <w:trHeight w:val="280"/>
        </w:trPr>
        <w:tc>
          <w:tcPr>
            <w:tcW w:w="882" w:type="pct"/>
            <w:vMerge/>
            <w:tcBorders>
              <w:top w:val="nil"/>
              <w:left w:val="single" w:sz="4" w:space="0" w:color="auto"/>
              <w:bottom w:val="nil"/>
              <w:right w:val="single" w:sz="4" w:space="0" w:color="auto"/>
            </w:tcBorders>
            <w:vAlign w:val="center"/>
            <w:hideMark/>
          </w:tcPr>
          <w:p w14:paraId="20D953E7" w14:textId="77777777" w:rsidR="00AE2FF1" w:rsidRPr="00086B59" w:rsidRDefault="00AE2FF1" w:rsidP="004F6217">
            <w:pPr>
              <w:rPr>
                <w:rFonts w:ascii="Calibri" w:eastAsia="Times New Roman" w:hAnsi="Calibri" w:cs="Times New Roman"/>
                <w:color w:val="000000"/>
                <w:sz w:val="22"/>
                <w:szCs w:val="22"/>
                <w:lang w:val="es-CL"/>
              </w:rPr>
            </w:pPr>
          </w:p>
        </w:tc>
        <w:tc>
          <w:tcPr>
            <w:tcW w:w="941" w:type="pct"/>
            <w:vMerge/>
            <w:tcBorders>
              <w:top w:val="nil"/>
              <w:left w:val="single" w:sz="4" w:space="0" w:color="auto"/>
              <w:bottom w:val="single" w:sz="4" w:space="0" w:color="auto"/>
              <w:right w:val="single" w:sz="4" w:space="0" w:color="auto"/>
            </w:tcBorders>
            <w:vAlign w:val="center"/>
            <w:hideMark/>
          </w:tcPr>
          <w:p w14:paraId="4C748355" w14:textId="77777777" w:rsidR="00AE2FF1" w:rsidRPr="00086B59" w:rsidRDefault="00AE2FF1" w:rsidP="004F6217">
            <w:pPr>
              <w:ind w:left="-70"/>
              <w:rPr>
                <w:rFonts w:ascii="Calibri" w:eastAsia="Times New Roman" w:hAnsi="Calibri" w:cs="Times New Roman"/>
                <w:color w:val="000000"/>
                <w:sz w:val="22"/>
                <w:szCs w:val="22"/>
                <w:lang w:val="es-CL"/>
              </w:rPr>
            </w:pPr>
          </w:p>
        </w:tc>
        <w:tc>
          <w:tcPr>
            <w:tcW w:w="942" w:type="pct"/>
            <w:vMerge/>
            <w:tcBorders>
              <w:top w:val="nil"/>
              <w:left w:val="single" w:sz="4" w:space="0" w:color="auto"/>
              <w:bottom w:val="single" w:sz="4" w:space="0" w:color="auto"/>
              <w:right w:val="single" w:sz="4" w:space="0" w:color="auto"/>
            </w:tcBorders>
            <w:vAlign w:val="center"/>
            <w:hideMark/>
          </w:tcPr>
          <w:p w14:paraId="2CDF397C"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1118" w:type="pct"/>
            <w:vMerge/>
            <w:tcBorders>
              <w:top w:val="nil"/>
              <w:left w:val="single" w:sz="4" w:space="0" w:color="auto"/>
              <w:bottom w:val="single" w:sz="4" w:space="0" w:color="auto"/>
              <w:right w:val="single" w:sz="4" w:space="0" w:color="auto"/>
            </w:tcBorders>
            <w:vAlign w:val="center"/>
            <w:hideMark/>
          </w:tcPr>
          <w:p w14:paraId="0AAD0937" w14:textId="77777777" w:rsidR="00AE2FF1" w:rsidRPr="00086B59" w:rsidRDefault="00AE2FF1" w:rsidP="004F6217">
            <w:pPr>
              <w:ind w:left="-68"/>
              <w:rPr>
                <w:rFonts w:ascii="Calibri" w:eastAsia="Times New Roman" w:hAnsi="Calibri" w:cs="Times New Roman"/>
                <w:color w:val="000000"/>
                <w:sz w:val="22"/>
                <w:szCs w:val="22"/>
                <w:lang w:val="es-CL"/>
              </w:rPr>
            </w:pPr>
          </w:p>
        </w:tc>
        <w:tc>
          <w:tcPr>
            <w:tcW w:w="1117" w:type="pct"/>
            <w:vMerge/>
            <w:tcBorders>
              <w:top w:val="nil"/>
              <w:left w:val="single" w:sz="4" w:space="0" w:color="auto"/>
              <w:bottom w:val="single" w:sz="4" w:space="0" w:color="auto"/>
              <w:right w:val="single" w:sz="8" w:space="0" w:color="auto"/>
            </w:tcBorders>
            <w:vAlign w:val="center"/>
            <w:hideMark/>
          </w:tcPr>
          <w:p w14:paraId="2B473B2E" w14:textId="77777777" w:rsidR="00AE2FF1" w:rsidRPr="00086B59" w:rsidRDefault="00AE2FF1" w:rsidP="004F6217">
            <w:pPr>
              <w:ind w:left="-968"/>
              <w:rPr>
                <w:rFonts w:ascii="Calibri" w:eastAsia="Times New Roman" w:hAnsi="Calibri" w:cs="Times New Roman"/>
                <w:color w:val="000000"/>
                <w:sz w:val="22"/>
                <w:szCs w:val="22"/>
                <w:lang w:val="es-CL"/>
              </w:rPr>
            </w:pPr>
          </w:p>
        </w:tc>
      </w:tr>
      <w:tr w:rsidR="00AE2FF1" w:rsidRPr="00086B59" w14:paraId="42840841" w14:textId="77777777" w:rsidTr="004F6217">
        <w:trPr>
          <w:trHeight w:val="280"/>
        </w:trPr>
        <w:tc>
          <w:tcPr>
            <w:tcW w:w="882" w:type="pct"/>
            <w:vMerge/>
            <w:tcBorders>
              <w:top w:val="nil"/>
              <w:left w:val="single" w:sz="4" w:space="0" w:color="auto"/>
              <w:bottom w:val="nil"/>
              <w:right w:val="single" w:sz="4" w:space="0" w:color="auto"/>
            </w:tcBorders>
            <w:vAlign w:val="center"/>
            <w:hideMark/>
          </w:tcPr>
          <w:p w14:paraId="7191BED9" w14:textId="77777777" w:rsidR="00AE2FF1" w:rsidRPr="00086B59" w:rsidRDefault="00AE2FF1" w:rsidP="004F6217">
            <w:pPr>
              <w:rPr>
                <w:rFonts w:ascii="Calibri" w:eastAsia="Times New Roman" w:hAnsi="Calibri" w:cs="Times New Roman"/>
                <w:color w:val="000000"/>
                <w:sz w:val="22"/>
                <w:szCs w:val="22"/>
                <w:lang w:val="es-CL"/>
              </w:rPr>
            </w:pPr>
          </w:p>
        </w:tc>
        <w:tc>
          <w:tcPr>
            <w:tcW w:w="941" w:type="pct"/>
            <w:vMerge/>
            <w:tcBorders>
              <w:top w:val="nil"/>
              <w:left w:val="single" w:sz="4" w:space="0" w:color="auto"/>
              <w:bottom w:val="single" w:sz="4" w:space="0" w:color="auto"/>
              <w:right w:val="single" w:sz="4" w:space="0" w:color="auto"/>
            </w:tcBorders>
            <w:vAlign w:val="center"/>
            <w:hideMark/>
          </w:tcPr>
          <w:p w14:paraId="7F5370A8" w14:textId="77777777" w:rsidR="00AE2FF1" w:rsidRPr="00086B59" w:rsidRDefault="00AE2FF1" w:rsidP="004F6217">
            <w:pPr>
              <w:ind w:left="-70"/>
              <w:rPr>
                <w:rFonts w:ascii="Calibri" w:eastAsia="Times New Roman" w:hAnsi="Calibri" w:cs="Times New Roman"/>
                <w:color w:val="000000"/>
                <w:sz w:val="22"/>
                <w:szCs w:val="22"/>
                <w:lang w:val="es-CL"/>
              </w:rPr>
            </w:pPr>
          </w:p>
        </w:tc>
        <w:tc>
          <w:tcPr>
            <w:tcW w:w="942" w:type="pct"/>
            <w:vMerge/>
            <w:tcBorders>
              <w:top w:val="nil"/>
              <w:left w:val="single" w:sz="4" w:space="0" w:color="auto"/>
              <w:bottom w:val="single" w:sz="4" w:space="0" w:color="auto"/>
              <w:right w:val="single" w:sz="4" w:space="0" w:color="auto"/>
            </w:tcBorders>
            <w:vAlign w:val="center"/>
            <w:hideMark/>
          </w:tcPr>
          <w:p w14:paraId="3F15D78A"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1118" w:type="pct"/>
            <w:vMerge/>
            <w:tcBorders>
              <w:top w:val="nil"/>
              <w:left w:val="single" w:sz="4" w:space="0" w:color="auto"/>
              <w:bottom w:val="single" w:sz="4" w:space="0" w:color="auto"/>
              <w:right w:val="single" w:sz="4" w:space="0" w:color="auto"/>
            </w:tcBorders>
            <w:vAlign w:val="center"/>
            <w:hideMark/>
          </w:tcPr>
          <w:p w14:paraId="43FAA25F" w14:textId="77777777" w:rsidR="00AE2FF1" w:rsidRPr="00086B59" w:rsidRDefault="00AE2FF1" w:rsidP="004F6217">
            <w:pPr>
              <w:ind w:left="-68"/>
              <w:rPr>
                <w:rFonts w:ascii="Calibri" w:eastAsia="Times New Roman" w:hAnsi="Calibri" w:cs="Times New Roman"/>
                <w:color w:val="000000"/>
                <w:sz w:val="22"/>
                <w:szCs w:val="22"/>
                <w:lang w:val="es-CL"/>
              </w:rPr>
            </w:pPr>
          </w:p>
        </w:tc>
        <w:tc>
          <w:tcPr>
            <w:tcW w:w="1117" w:type="pct"/>
            <w:vMerge/>
            <w:tcBorders>
              <w:top w:val="nil"/>
              <w:left w:val="single" w:sz="4" w:space="0" w:color="auto"/>
              <w:bottom w:val="single" w:sz="4" w:space="0" w:color="auto"/>
              <w:right w:val="single" w:sz="8" w:space="0" w:color="auto"/>
            </w:tcBorders>
            <w:vAlign w:val="center"/>
            <w:hideMark/>
          </w:tcPr>
          <w:p w14:paraId="0133FD2B" w14:textId="77777777" w:rsidR="00AE2FF1" w:rsidRPr="00086B59" w:rsidRDefault="00AE2FF1" w:rsidP="004F6217">
            <w:pPr>
              <w:ind w:left="-968"/>
              <w:rPr>
                <w:rFonts w:ascii="Calibri" w:eastAsia="Times New Roman" w:hAnsi="Calibri" w:cs="Times New Roman"/>
                <w:color w:val="000000"/>
                <w:sz w:val="22"/>
                <w:szCs w:val="22"/>
                <w:lang w:val="es-CL"/>
              </w:rPr>
            </w:pPr>
          </w:p>
        </w:tc>
      </w:tr>
      <w:tr w:rsidR="00AE2FF1" w:rsidRPr="00086B59" w14:paraId="193E4DFD" w14:textId="77777777" w:rsidTr="004F6217">
        <w:trPr>
          <w:trHeight w:val="280"/>
        </w:trPr>
        <w:tc>
          <w:tcPr>
            <w:tcW w:w="882" w:type="pct"/>
            <w:vMerge/>
            <w:tcBorders>
              <w:top w:val="nil"/>
              <w:left w:val="single" w:sz="4" w:space="0" w:color="auto"/>
              <w:bottom w:val="nil"/>
              <w:right w:val="single" w:sz="4" w:space="0" w:color="auto"/>
            </w:tcBorders>
            <w:vAlign w:val="center"/>
            <w:hideMark/>
          </w:tcPr>
          <w:p w14:paraId="5E3D70D7" w14:textId="77777777" w:rsidR="00AE2FF1" w:rsidRPr="00086B59" w:rsidRDefault="00AE2FF1" w:rsidP="004F6217">
            <w:pPr>
              <w:rPr>
                <w:rFonts w:ascii="Calibri" w:eastAsia="Times New Roman" w:hAnsi="Calibri" w:cs="Times New Roman"/>
                <w:color w:val="000000"/>
                <w:sz w:val="22"/>
                <w:szCs w:val="22"/>
                <w:lang w:val="es-CL"/>
              </w:rPr>
            </w:pPr>
          </w:p>
        </w:tc>
        <w:tc>
          <w:tcPr>
            <w:tcW w:w="941" w:type="pct"/>
            <w:vMerge/>
            <w:tcBorders>
              <w:top w:val="nil"/>
              <w:left w:val="single" w:sz="4" w:space="0" w:color="auto"/>
              <w:bottom w:val="single" w:sz="4" w:space="0" w:color="auto"/>
              <w:right w:val="single" w:sz="4" w:space="0" w:color="auto"/>
            </w:tcBorders>
            <w:vAlign w:val="center"/>
            <w:hideMark/>
          </w:tcPr>
          <w:p w14:paraId="761EDB7E" w14:textId="77777777" w:rsidR="00AE2FF1" w:rsidRPr="00086B59" w:rsidRDefault="00AE2FF1" w:rsidP="004F6217">
            <w:pPr>
              <w:ind w:left="-70"/>
              <w:rPr>
                <w:rFonts w:ascii="Calibri" w:eastAsia="Times New Roman" w:hAnsi="Calibri" w:cs="Times New Roman"/>
                <w:color w:val="000000"/>
                <w:sz w:val="22"/>
                <w:szCs w:val="22"/>
                <w:lang w:val="es-CL"/>
              </w:rPr>
            </w:pPr>
          </w:p>
        </w:tc>
        <w:tc>
          <w:tcPr>
            <w:tcW w:w="942" w:type="pct"/>
            <w:vMerge/>
            <w:tcBorders>
              <w:top w:val="nil"/>
              <w:left w:val="single" w:sz="4" w:space="0" w:color="auto"/>
              <w:bottom w:val="single" w:sz="4" w:space="0" w:color="auto"/>
              <w:right w:val="single" w:sz="4" w:space="0" w:color="auto"/>
            </w:tcBorders>
            <w:vAlign w:val="center"/>
            <w:hideMark/>
          </w:tcPr>
          <w:p w14:paraId="18D7667D"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1118" w:type="pct"/>
            <w:vMerge/>
            <w:tcBorders>
              <w:top w:val="nil"/>
              <w:left w:val="single" w:sz="4" w:space="0" w:color="auto"/>
              <w:bottom w:val="single" w:sz="4" w:space="0" w:color="auto"/>
              <w:right w:val="single" w:sz="4" w:space="0" w:color="auto"/>
            </w:tcBorders>
            <w:vAlign w:val="center"/>
            <w:hideMark/>
          </w:tcPr>
          <w:p w14:paraId="1A838AAD" w14:textId="77777777" w:rsidR="00AE2FF1" w:rsidRPr="00086B59" w:rsidRDefault="00AE2FF1" w:rsidP="004F6217">
            <w:pPr>
              <w:ind w:left="-68"/>
              <w:rPr>
                <w:rFonts w:ascii="Calibri" w:eastAsia="Times New Roman" w:hAnsi="Calibri" w:cs="Times New Roman"/>
                <w:color w:val="000000"/>
                <w:sz w:val="22"/>
                <w:szCs w:val="22"/>
                <w:lang w:val="es-CL"/>
              </w:rPr>
            </w:pPr>
          </w:p>
        </w:tc>
        <w:tc>
          <w:tcPr>
            <w:tcW w:w="1117" w:type="pct"/>
            <w:vMerge/>
            <w:tcBorders>
              <w:top w:val="nil"/>
              <w:left w:val="single" w:sz="4" w:space="0" w:color="auto"/>
              <w:bottom w:val="single" w:sz="4" w:space="0" w:color="auto"/>
              <w:right w:val="single" w:sz="8" w:space="0" w:color="auto"/>
            </w:tcBorders>
            <w:vAlign w:val="center"/>
            <w:hideMark/>
          </w:tcPr>
          <w:p w14:paraId="436BCA57" w14:textId="77777777" w:rsidR="00AE2FF1" w:rsidRPr="00086B59" w:rsidRDefault="00AE2FF1" w:rsidP="004F6217">
            <w:pPr>
              <w:ind w:left="-968"/>
              <w:rPr>
                <w:rFonts w:ascii="Calibri" w:eastAsia="Times New Roman" w:hAnsi="Calibri" w:cs="Times New Roman"/>
                <w:color w:val="000000"/>
                <w:sz w:val="22"/>
                <w:szCs w:val="22"/>
                <w:lang w:val="es-CL"/>
              </w:rPr>
            </w:pPr>
          </w:p>
        </w:tc>
      </w:tr>
      <w:tr w:rsidR="00AE2FF1" w:rsidRPr="00086B59" w14:paraId="76CC01FC" w14:textId="77777777" w:rsidTr="004F6217">
        <w:trPr>
          <w:trHeight w:val="280"/>
        </w:trPr>
        <w:tc>
          <w:tcPr>
            <w:tcW w:w="882" w:type="pct"/>
            <w:tcBorders>
              <w:top w:val="nil"/>
              <w:left w:val="single" w:sz="4" w:space="0" w:color="auto"/>
              <w:bottom w:val="nil"/>
              <w:right w:val="single" w:sz="4" w:space="0" w:color="auto"/>
            </w:tcBorders>
            <w:shd w:val="clear" w:color="auto" w:fill="auto"/>
            <w:hideMark/>
          </w:tcPr>
          <w:p w14:paraId="0642A959" w14:textId="77777777" w:rsidR="00AE2FF1" w:rsidRPr="00086B59" w:rsidRDefault="00AE2FF1" w:rsidP="004F6217">
            <w:pPr>
              <w:rPr>
                <w:rFonts w:ascii="Calibri" w:eastAsia="Times New Roman" w:hAnsi="Calibri" w:cs="Times New Roman"/>
                <w:color w:val="000000"/>
                <w:sz w:val="22"/>
                <w:szCs w:val="22"/>
                <w:lang w:val="es-CL"/>
              </w:rPr>
            </w:pPr>
            <w:r w:rsidRPr="00086B59">
              <w:rPr>
                <w:rFonts w:ascii="Calibri" w:eastAsia="Times New Roman" w:hAnsi="Calibri" w:cs="Times New Roman"/>
                <w:color w:val="000000"/>
                <w:sz w:val="22"/>
                <w:szCs w:val="22"/>
                <w:lang w:val="es-CL"/>
              </w:rPr>
              <w:t>Producido por:</w:t>
            </w:r>
          </w:p>
        </w:tc>
        <w:tc>
          <w:tcPr>
            <w:tcW w:w="941" w:type="pct"/>
            <w:vMerge/>
            <w:tcBorders>
              <w:top w:val="nil"/>
              <w:left w:val="single" w:sz="4" w:space="0" w:color="auto"/>
              <w:bottom w:val="single" w:sz="4" w:space="0" w:color="auto"/>
              <w:right w:val="single" w:sz="4" w:space="0" w:color="auto"/>
            </w:tcBorders>
            <w:vAlign w:val="center"/>
            <w:hideMark/>
          </w:tcPr>
          <w:p w14:paraId="466764EB" w14:textId="77777777" w:rsidR="00AE2FF1" w:rsidRPr="00086B59" w:rsidRDefault="00AE2FF1" w:rsidP="004F6217">
            <w:pPr>
              <w:ind w:left="-70"/>
              <w:rPr>
                <w:rFonts w:ascii="Calibri" w:eastAsia="Times New Roman" w:hAnsi="Calibri" w:cs="Times New Roman"/>
                <w:color w:val="000000"/>
                <w:sz w:val="22"/>
                <w:szCs w:val="22"/>
                <w:lang w:val="es-CL"/>
              </w:rPr>
            </w:pPr>
          </w:p>
        </w:tc>
        <w:tc>
          <w:tcPr>
            <w:tcW w:w="942" w:type="pct"/>
            <w:vMerge/>
            <w:tcBorders>
              <w:top w:val="nil"/>
              <w:left w:val="single" w:sz="4" w:space="0" w:color="auto"/>
              <w:bottom w:val="single" w:sz="4" w:space="0" w:color="auto"/>
              <w:right w:val="single" w:sz="4" w:space="0" w:color="auto"/>
            </w:tcBorders>
            <w:vAlign w:val="center"/>
            <w:hideMark/>
          </w:tcPr>
          <w:p w14:paraId="07975DF2"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1118" w:type="pct"/>
            <w:vMerge/>
            <w:tcBorders>
              <w:top w:val="nil"/>
              <w:left w:val="single" w:sz="4" w:space="0" w:color="auto"/>
              <w:bottom w:val="single" w:sz="4" w:space="0" w:color="auto"/>
              <w:right w:val="single" w:sz="4" w:space="0" w:color="auto"/>
            </w:tcBorders>
            <w:vAlign w:val="center"/>
            <w:hideMark/>
          </w:tcPr>
          <w:p w14:paraId="54FBC6D5" w14:textId="77777777" w:rsidR="00AE2FF1" w:rsidRPr="00086B59" w:rsidRDefault="00AE2FF1" w:rsidP="004F6217">
            <w:pPr>
              <w:ind w:left="-68"/>
              <w:rPr>
                <w:rFonts w:ascii="Calibri" w:eastAsia="Times New Roman" w:hAnsi="Calibri" w:cs="Times New Roman"/>
                <w:color w:val="000000"/>
                <w:sz w:val="22"/>
                <w:szCs w:val="22"/>
                <w:lang w:val="es-CL"/>
              </w:rPr>
            </w:pPr>
          </w:p>
        </w:tc>
        <w:tc>
          <w:tcPr>
            <w:tcW w:w="1117" w:type="pct"/>
            <w:vMerge/>
            <w:tcBorders>
              <w:top w:val="nil"/>
              <w:left w:val="single" w:sz="4" w:space="0" w:color="auto"/>
              <w:bottom w:val="single" w:sz="4" w:space="0" w:color="auto"/>
              <w:right w:val="single" w:sz="8" w:space="0" w:color="auto"/>
            </w:tcBorders>
            <w:vAlign w:val="center"/>
            <w:hideMark/>
          </w:tcPr>
          <w:p w14:paraId="5A07C2E0" w14:textId="77777777" w:rsidR="00AE2FF1" w:rsidRPr="00086B59" w:rsidRDefault="00AE2FF1" w:rsidP="004F6217">
            <w:pPr>
              <w:ind w:left="-968"/>
              <w:rPr>
                <w:rFonts w:ascii="Calibri" w:eastAsia="Times New Roman" w:hAnsi="Calibri" w:cs="Times New Roman"/>
                <w:color w:val="000000"/>
                <w:sz w:val="22"/>
                <w:szCs w:val="22"/>
                <w:lang w:val="es-CL"/>
              </w:rPr>
            </w:pPr>
          </w:p>
        </w:tc>
      </w:tr>
      <w:tr w:rsidR="00AE2FF1" w:rsidRPr="00086B59" w14:paraId="05EE04AC" w14:textId="77777777" w:rsidTr="004F6217">
        <w:trPr>
          <w:trHeight w:val="960"/>
        </w:trPr>
        <w:tc>
          <w:tcPr>
            <w:tcW w:w="882" w:type="pct"/>
            <w:tcBorders>
              <w:top w:val="nil"/>
              <w:left w:val="single" w:sz="4" w:space="0" w:color="auto"/>
              <w:bottom w:val="nil"/>
              <w:right w:val="single" w:sz="4" w:space="0" w:color="auto"/>
            </w:tcBorders>
            <w:shd w:val="clear" w:color="auto" w:fill="auto"/>
            <w:hideMark/>
          </w:tcPr>
          <w:p w14:paraId="0B750EFF" w14:textId="77777777" w:rsidR="00AE2FF1" w:rsidRPr="00086B59" w:rsidRDefault="00AE2FF1" w:rsidP="004F6217">
            <w:pPr>
              <w:rPr>
                <w:rFonts w:ascii="Calibri" w:eastAsia="Times New Roman" w:hAnsi="Calibri" w:cs="Times New Roman"/>
                <w:color w:val="000000"/>
                <w:sz w:val="22"/>
                <w:szCs w:val="22"/>
                <w:lang w:val="es-CL"/>
              </w:rPr>
            </w:pPr>
            <w:r w:rsidRPr="00086B59">
              <w:rPr>
                <w:rFonts w:ascii="Calibri" w:eastAsia="Times New Roman" w:hAnsi="Calibri" w:cs="Times New Roman"/>
                <w:color w:val="000000"/>
                <w:sz w:val="22"/>
                <w:szCs w:val="22"/>
                <w:lang w:val="es-CL"/>
              </w:rPr>
              <w:lastRenderedPageBreak/>
              <w:t>· Desconocimiento de todas las ofertas de las tiendas</w:t>
            </w:r>
          </w:p>
        </w:tc>
        <w:tc>
          <w:tcPr>
            <w:tcW w:w="941" w:type="pct"/>
            <w:vMerge/>
            <w:tcBorders>
              <w:top w:val="nil"/>
              <w:left w:val="single" w:sz="4" w:space="0" w:color="auto"/>
              <w:bottom w:val="single" w:sz="4" w:space="0" w:color="auto"/>
              <w:right w:val="single" w:sz="4" w:space="0" w:color="auto"/>
            </w:tcBorders>
            <w:vAlign w:val="center"/>
            <w:hideMark/>
          </w:tcPr>
          <w:p w14:paraId="24CCF639" w14:textId="77777777" w:rsidR="00AE2FF1" w:rsidRPr="00086B59" w:rsidRDefault="00AE2FF1" w:rsidP="004F6217">
            <w:pPr>
              <w:ind w:left="-70"/>
              <w:rPr>
                <w:rFonts w:ascii="Calibri" w:eastAsia="Times New Roman" w:hAnsi="Calibri" w:cs="Times New Roman"/>
                <w:color w:val="000000"/>
                <w:sz w:val="22"/>
                <w:szCs w:val="22"/>
                <w:lang w:val="es-CL"/>
              </w:rPr>
            </w:pPr>
          </w:p>
        </w:tc>
        <w:tc>
          <w:tcPr>
            <w:tcW w:w="942" w:type="pct"/>
            <w:vMerge/>
            <w:tcBorders>
              <w:top w:val="nil"/>
              <w:left w:val="single" w:sz="4" w:space="0" w:color="auto"/>
              <w:bottom w:val="single" w:sz="4" w:space="0" w:color="auto"/>
              <w:right w:val="single" w:sz="4" w:space="0" w:color="auto"/>
            </w:tcBorders>
            <w:vAlign w:val="center"/>
            <w:hideMark/>
          </w:tcPr>
          <w:p w14:paraId="660EBB47"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1118" w:type="pct"/>
            <w:vMerge/>
            <w:tcBorders>
              <w:top w:val="nil"/>
              <w:left w:val="single" w:sz="4" w:space="0" w:color="auto"/>
              <w:bottom w:val="single" w:sz="4" w:space="0" w:color="auto"/>
              <w:right w:val="single" w:sz="4" w:space="0" w:color="auto"/>
            </w:tcBorders>
            <w:vAlign w:val="center"/>
            <w:hideMark/>
          </w:tcPr>
          <w:p w14:paraId="5E337313" w14:textId="77777777" w:rsidR="00AE2FF1" w:rsidRPr="00086B59" w:rsidRDefault="00AE2FF1" w:rsidP="004F6217">
            <w:pPr>
              <w:ind w:left="-68"/>
              <w:rPr>
                <w:rFonts w:ascii="Calibri" w:eastAsia="Times New Roman" w:hAnsi="Calibri" w:cs="Times New Roman"/>
                <w:color w:val="000000"/>
                <w:sz w:val="22"/>
                <w:szCs w:val="22"/>
                <w:lang w:val="es-CL"/>
              </w:rPr>
            </w:pPr>
          </w:p>
        </w:tc>
        <w:tc>
          <w:tcPr>
            <w:tcW w:w="1117" w:type="pct"/>
            <w:vMerge/>
            <w:tcBorders>
              <w:top w:val="nil"/>
              <w:left w:val="single" w:sz="4" w:space="0" w:color="auto"/>
              <w:bottom w:val="single" w:sz="4" w:space="0" w:color="auto"/>
              <w:right w:val="single" w:sz="8" w:space="0" w:color="auto"/>
            </w:tcBorders>
            <w:vAlign w:val="center"/>
            <w:hideMark/>
          </w:tcPr>
          <w:p w14:paraId="76D28966" w14:textId="77777777" w:rsidR="00AE2FF1" w:rsidRPr="00086B59" w:rsidRDefault="00AE2FF1" w:rsidP="004F6217">
            <w:pPr>
              <w:ind w:left="-968"/>
              <w:rPr>
                <w:rFonts w:ascii="Calibri" w:eastAsia="Times New Roman" w:hAnsi="Calibri" w:cs="Times New Roman"/>
                <w:color w:val="000000"/>
                <w:sz w:val="22"/>
                <w:szCs w:val="22"/>
                <w:lang w:val="es-CL"/>
              </w:rPr>
            </w:pPr>
          </w:p>
        </w:tc>
      </w:tr>
      <w:tr w:rsidR="00AE2FF1" w:rsidRPr="00086B59" w14:paraId="69F83BD3" w14:textId="77777777" w:rsidTr="004F6217">
        <w:trPr>
          <w:trHeight w:val="280"/>
        </w:trPr>
        <w:tc>
          <w:tcPr>
            <w:tcW w:w="882" w:type="pct"/>
            <w:tcBorders>
              <w:top w:val="nil"/>
              <w:left w:val="single" w:sz="4" w:space="0" w:color="auto"/>
              <w:bottom w:val="nil"/>
              <w:right w:val="single" w:sz="4" w:space="0" w:color="auto"/>
            </w:tcBorders>
            <w:shd w:val="clear" w:color="auto" w:fill="auto"/>
            <w:hideMark/>
          </w:tcPr>
          <w:p w14:paraId="1735DC48" w14:textId="77777777" w:rsidR="00AE2FF1" w:rsidRPr="00086B59" w:rsidRDefault="00AE2FF1" w:rsidP="004F6217">
            <w:pPr>
              <w:rPr>
                <w:rFonts w:ascii="Calibri" w:eastAsia="Times New Roman" w:hAnsi="Calibri" w:cs="Times New Roman"/>
                <w:color w:val="000000"/>
                <w:sz w:val="22"/>
                <w:szCs w:val="22"/>
                <w:lang w:val="es-CL"/>
              </w:rPr>
            </w:pPr>
            <w:r w:rsidRPr="00086B59">
              <w:rPr>
                <w:rFonts w:ascii="Calibri" w:eastAsia="Times New Roman" w:hAnsi="Calibri" w:cs="Times New Roman"/>
                <w:color w:val="000000"/>
                <w:sz w:val="22"/>
                <w:szCs w:val="22"/>
                <w:lang w:val="es-CL"/>
              </w:rPr>
              <w:lastRenderedPageBreak/>
              <w:t>· Poca disposición de tiempo</w:t>
            </w:r>
          </w:p>
        </w:tc>
        <w:tc>
          <w:tcPr>
            <w:tcW w:w="941" w:type="pct"/>
            <w:tcBorders>
              <w:top w:val="nil"/>
              <w:left w:val="nil"/>
              <w:bottom w:val="single" w:sz="4" w:space="0" w:color="auto"/>
              <w:right w:val="single" w:sz="4" w:space="0" w:color="auto"/>
            </w:tcBorders>
            <w:shd w:val="clear" w:color="auto" w:fill="auto"/>
            <w:noWrap/>
            <w:vAlign w:val="bottom"/>
            <w:hideMark/>
          </w:tcPr>
          <w:p w14:paraId="08506690" w14:textId="77777777" w:rsidR="00AE2FF1" w:rsidRPr="00086B59" w:rsidRDefault="00AE2FF1" w:rsidP="004F6217">
            <w:pPr>
              <w:ind w:left="-70"/>
              <w:rPr>
                <w:rFonts w:ascii="Calibri" w:eastAsia="Times New Roman" w:hAnsi="Calibri" w:cs="Times New Roman"/>
                <w:b/>
                <w:bCs/>
                <w:color w:val="000000"/>
                <w:sz w:val="22"/>
                <w:szCs w:val="22"/>
                <w:lang w:val="es-CL"/>
              </w:rPr>
            </w:pPr>
            <w:r w:rsidRPr="00086B59">
              <w:rPr>
                <w:rFonts w:ascii="Calibri" w:eastAsia="Times New Roman" w:hAnsi="Calibri" w:cs="Times New Roman"/>
                <w:b/>
                <w:bCs/>
                <w:color w:val="000000"/>
                <w:sz w:val="22"/>
                <w:szCs w:val="22"/>
                <w:lang w:val="es-CL"/>
              </w:rPr>
              <w:t>Metricas Claves</w:t>
            </w:r>
          </w:p>
        </w:tc>
        <w:tc>
          <w:tcPr>
            <w:tcW w:w="942" w:type="pct"/>
            <w:vMerge/>
            <w:tcBorders>
              <w:top w:val="nil"/>
              <w:left w:val="single" w:sz="4" w:space="0" w:color="auto"/>
              <w:bottom w:val="single" w:sz="4" w:space="0" w:color="auto"/>
              <w:right w:val="single" w:sz="4" w:space="0" w:color="auto"/>
            </w:tcBorders>
            <w:vAlign w:val="center"/>
            <w:hideMark/>
          </w:tcPr>
          <w:p w14:paraId="0F7B62D4"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1118" w:type="pct"/>
            <w:tcBorders>
              <w:top w:val="nil"/>
              <w:left w:val="nil"/>
              <w:bottom w:val="single" w:sz="4" w:space="0" w:color="auto"/>
              <w:right w:val="single" w:sz="4" w:space="0" w:color="auto"/>
            </w:tcBorders>
            <w:shd w:val="clear" w:color="auto" w:fill="auto"/>
            <w:noWrap/>
            <w:vAlign w:val="bottom"/>
            <w:hideMark/>
          </w:tcPr>
          <w:p w14:paraId="0B8B218E" w14:textId="77777777" w:rsidR="00AE2FF1" w:rsidRPr="00086B59" w:rsidRDefault="00AE2FF1" w:rsidP="004F6217">
            <w:pPr>
              <w:ind w:left="-68"/>
              <w:rPr>
                <w:rFonts w:ascii="Calibri" w:eastAsia="Times New Roman" w:hAnsi="Calibri" w:cs="Times New Roman"/>
                <w:b/>
                <w:bCs/>
                <w:color w:val="000000"/>
                <w:sz w:val="22"/>
                <w:szCs w:val="22"/>
                <w:lang w:val="es-CL"/>
              </w:rPr>
            </w:pPr>
            <w:r w:rsidRPr="00086B59">
              <w:rPr>
                <w:rFonts w:ascii="Calibri" w:eastAsia="Times New Roman" w:hAnsi="Calibri" w:cs="Times New Roman"/>
                <w:b/>
                <w:bCs/>
                <w:color w:val="000000"/>
                <w:sz w:val="22"/>
                <w:szCs w:val="22"/>
                <w:lang w:val="es-CL"/>
              </w:rPr>
              <w:t>Canales</w:t>
            </w:r>
          </w:p>
        </w:tc>
        <w:tc>
          <w:tcPr>
            <w:tcW w:w="1117" w:type="pct"/>
            <w:vMerge/>
            <w:tcBorders>
              <w:top w:val="nil"/>
              <w:left w:val="single" w:sz="4" w:space="0" w:color="auto"/>
              <w:bottom w:val="single" w:sz="4" w:space="0" w:color="auto"/>
              <w:right w:val="single" w:sz="8" w:space="0" w:color="auto"/>
            </w:tcBorders>
            <w:vAlign w:val="center"/>
            <w:hideMark/>
          </w:tcPr>
          <w:p w14:paraId="73930373" w14:textId="77777777" w:rsidR="00AE2FF1" w:rsidRPr="00086B59" w:rsidRDefault="00AE2FF1" w:rsidP="004F6217">
            <w:pPr>
              <w:ind w:left="-968"/>
              <w:rPr>
                <w:rFonts w:ascii="Calibri" w:eastAsia="Times New Roman" w:hAnsi="Calibri" w:cs="Times New Roman"/>
                <w:color w:val="000000"/>
                <w:sz w:val="22"/>
                <w:szCs w:val="22"/>
                <w:lang w:val="es-CL"/>
              </w:rPr>
            </w:pPr>
          </w:p>
        </w:tc>
      </w:tr>
      <w:tr w:rsidR="00AE2FF1" w:rsidRPr="00086B59" w14:paraId="70450910" w14:textId="77777777" w:rsidTr="004F6217">
        <w:trPr>
          <w:trHeight w:val="600"/>
        </w:trPr>
        <w:tc>
          <w:tcPr>
            <w:tcW w:w="882" w:type="pct"/>
            <w:tcBorders>
              <w:top w:val="nil"/>
              <w:left w:val="single" w:sz="4" w:space="0" w:color="auto"/>
              <w:bottom w:val="nil"/>
              <w:right w:val="single" w:sz="4" w:space="0" w:color="auto"/>
            </w:tcBorders>
            <w:shd w:val="clear" w:color="auto" w:fill="auto"/>
            <w:hideMark/>
          </w:tcPr>
          <w:p w14:paraId="731C00F7" w14:textId="77777777" w:rsidR="00AE2FF1" w:rsidRPr="00086B59" w:rsidRDefault="00AE2FF1" w:rsidP="004F6217">
            <w:pPr>
              <w:rPr>
                <w:rFonts w:ascii="Calibri" w:eastAsia="Times New Roman" w:hAnsi="Calibri" w:cs="Times New Roman"/>
                <w:color w:val="000000"/>
                <w:sz w:val="22"/>
                <w:szCs w:val="22"/>
                <w:lang w:val="es-CL"/>
              </w:rPr>
            </w:pPr>
            <w:r w:rsidRPr="00086B59">
              <w:rPr>
                <w:rFonts w:ascii="Calibri" w:eastAsia="Times New Roman" w:hAnsi="Calibri" w:cs="Times New Roman"/>
                <w:color w:val="000000"/>
                <w:sz w:val="22"/>
                <w:szCs w:val="22"/>
                <w:lang w:val="es-CL"/>
              </w:rPr>
              <w:t>· Desconocimiento de detalles del producto</w:t>
            </w:r>
          </w:p>
        </w:tc>
        <w:tc>
          <w:tcPr>
            <w:tcW w:w="941" w:type="pct"/>
            <w:vMerge w:val="restart"/>
            <w:tcBorders>
              <w:top w:val="nil"/>
              <w:left w:val="nil"/>
              <w:bottom w:val="single" w:sz="4" w:space="0" w:color="auto"/>
              <w:right w:val="single" w:sz="4" w:space="0" w:color="auto"/>
            </w:tcBorders>
            <w:shd w:val="clear" w:color="auto" w:fill="auto"/>
            <w:hideMark/>
          </w:tcPr>
          <w:p w14:paraId="145DF27A" w14:textId="77777777" w:rsidR="00AE2FF1" w:rsidRPr="00086B59" w:rsidRDefault="00AE2FF1" w:rsidP="004F6217">
            <w:pPr>
              <w:ind w:left="-70"/>
              <w:rPr>
                <w:rFonts w:ascii="Calibri" w:eastAsia="Times New Roman" w:hAnsi="Calibri" w:cs="Times New Roman"/>
                <w:color w:val="000000"/>
                <w:sz w:val="22"/>
                <w:szCs w:val="22"/>
                <w:lang w:val="es-CL"/>
              </w:rPr>
            </w:pPr>
            <w:r w:rsidRPr="00086B59">
              <w:rPr>
                <w:rFonts w:ascii="Calibri" w:eastAsia="Times New Roman" w:hAnsi="Calibri" w:cs="Times New Roman"/>
                <w:color w:val="000000"/>
                <w:sz w:val="22"/>
                <w:szCs w:val="22"/>
                <w:lang w:val="es-CL"/>
              </w:rPr>
              <w:t>Comparador de precios.</w:t>
            </w:r>
            <w:r w:rsidRPr="00086B59">
              <w:rPr>
                <w:rFonts w:ascii="Calibri" w:eastAsia="Times New Roman" w:hAnsi="Calibri" w:cs="Times New Roman"/>
                <w:color w:val="000000"/>
                <w:sz w:val="22"/>
                <w:szCs w:val="22"/>
                <w:lang w:val="es-CL"/>
              </w:rPr>
              <w:br/>
              <w:t>Tiempo de busqueda.</w:t>
            </w:r>
          </w:p>
        </w:tc>
        <w:tc>
          <w:tcPr>
            <w:tcW w:w="942" w:type="pct"/>
            <w:vMerge/>
            <w:tcBorders>
              <w:top w:val="nil"/>
              <w:left w:val="single" w:sz="4" w:space="0" w:color="auto"/>
              <w:bottom w:val="single" w:sz="4" w:space="0" w:color="auto"/>
              <w:right w:val="single" w:sz="4" w:space="0" w:color="auto"/>
            </w:tcBorders>
            <w:vAlign w:val="center"/>
            <w:hideMark/>
          </w:tcPr>
          <w:p w14:paraId="732BF7C7"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1118" w:type="pct"/>
            <w:vMerge w:val="restart"/>
            <w:tcBorders>
              <w:top w:val="nil"/>
              <w:left w:val="single" w:sz="4" w:space="0" w:color="auto"/>
              <w:bottom w:val="single" w:sz="4" w:space="0" w:color="auto"/>
              <w:right w:val="single" w:sz="4" w:space="0" w:color="auto"/>
            </w:tcBorders>
            <w:shd w:val="clear" w:color="auto" w:fill="auto"/>
            <w:hideMark/>
          </w:tcPr>
          <w:p w14:paraId="78CD75BD" w14:textId="77777777" w:rsidR="00AE2FF1" w:rsidRPr="00086B59" w:rsidRDefault="00AE2FF1" w:rsidP="004F6217">
            <w:pPr>
              <w:ind w:left="-68"/>
              <w:rPr>
                <w:rFonts w:ascii="Calibri" w:eastAsia="Times New Roman" w:hAnsi="Calibri" w:cs="Times New Roman"/>
                <w:color w:val="000000"/>
                <w:sz w:val="22"/>
                <w:szCs w:val="22"/>
                <w:lang w:val="es-CL"/>
              </w:rPr>
            </w:pPr>
            <w:r w:rsidRPr="00086B59">
              <w:rPr>
                <w:rFonts w:ascii="Calibri" w:eastAsia="Times New Roman" w:hAnsi="Calibri" w:cs="Times New Roman"/>
                <w:color w:val="000000"/>
                <w:sz w:val="22"/>
                <w:szCs w:val="22"/>
                <w:lang w:val="es-CL"/>
              </w:rPr>
              <w:t xml:space="preserve">Mediante redes sociales, ya sea Twitter,  Facebook e Instagram </w:t>
            </w:r>
          </w:p>
        </w:tc>
        <w:tc>
          <w:tcPr>
            <w:tcW w:w="1117" w:type="pct"/>
            <w:vMerge/>
            <w:tcBorders>
              <w:top w:val="nil"/>
              <w:left w:val="single" w:sz="4" w:space="0" w:color="auto"/>
              <w:bottom w:val="single" w:sz="4" w:space="0" w:color="auto"/>
              <w:right w:val="single" w:sz="8" w:space="0" w:color="auto"/>
            </w:tcBorders>
            <w:vAlign w:val="center"/>
            <w:hideMark/>
          </w:tcPr>
          <w:p w14:paraId="7D2ADBF4" w14:textId="77777777" w:rsidR="00AE2FF1" w:rsidRPr="00086B59" w:rsidRDefault="00AE2FF1" w:rsidP="004F6217">
            <w:pPr>
              <w:ind w:left="-968"/>
              <w:rPr>
                <w:rFonts w:ascii="Calibri" w:eastAsia="Times New Roman" w:hAnsi="Calibri" w:cs="Times New Roman"/>
                <w:color w:val="000000"/>
                <w:sz w:val="22"/>
                <w:szCs w:val="22"/>
                <w:lang w:val="es-CL"/>
              </w:rPr>
            </w:pPr>
          </w:p>
        </w:tc>
      </w:tr>
      <w:tr w:rsidR="00AE2FF1" w:rsidRPr="00086B59" w14:paraId="1E106F88" w14:textId="77777777" w:rsidTr="004F6217">
        <w:trPr>
          <w:trHeight w:val="600"/>
        </w:trPr>
        <w:tc>
          <w:tcPr>
            <w:tcW w:w="882" w:type="pct"/>
            <w:tcBorders>
              <w:top w:val="nil"/>
              <w:left w:val="single" w:sz="4" w:space="0" w:color="auto"/>
              <w:bottom w:val="nil"/>
              <w:right w:val="single" w:sz="4" w:space="0" w:color="auto"/>
            </w:tcBorders>
            <w:shd w:val="clear" w:color="auto" w:fill="auto"/>
            <w:hideMark/>
          </w:tcPr>
          <w:p w14:paraId="23799A88" w14:textId="77777777" w:rsidR="00AE2FF1" w:rsidRPr="00086B59" w:rsidRDefault="00AE2FF1" w:rsidP="004F6217">
            <w:pPr>
              <w:rPr>
                <w:rFonts w:ascii="Calibri" w:eastAsia="Times New Roman" w:hAnsi="Calibri" w:cs="Times New Roman"/>
                <w:color w:val="000000"/>
                <w:sz w:val="22"/>
                <w:szCs w:val="22"/>
                <w:lang w:val="es-CL"/>
              </w:rPr>
            </w:pPr>
            <w:r w:rsidRPr="00086B59">
              <w:rPr>
                <w:rFonts w:ascii="Calibri" w:eastAsia="Times New Roman" w:hAnsi="Calibri" w:cs="Times New Roman"/>
                <w:color w:val="000000"/>
                <w:sz w:val="22"/>
                <w:szCs w:val="22"/>
                <w:lang w:val="es-CL"/>
              </w:rPr>
              <w:t>· Herramientas son escasas y dispersas</w:t>
            </w:r>
          </w:p>
        </w:tc>
        <w:tc>
          <w:tcPr>
            <w:tcW w:w="941" w:type="pct"/>
            <w:vMerge/>
            <w:tcBorders>
              <w:top w:val="nil"/>
              <w:left w:val="nil"/>
              <w:bottom w:val="single" w:sz="4" w:space="0" w:color="auto"/>
              <w:right w:val="single" w:sz="4" w:space="0" w:color="auto"/>
            </w:tcBorders>
            <w:vAlign w:val="center"/>
            <w:hideMark/>
          </w:tcPr>
          <w:p w14:paraId="0B2A26A8"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942" w:type="pct"/>
            <w:vMerge/>
            <w:tcBorders>
              <w:top w:val="nil"/>
              <w:left w:val="single" w:sz="4" w:space="0" w:color="auto"/>
              <w:bottom w:val="single" w:sz="4" w:space="0" w:color="auto"/>
              <w:right w:val="single" w:sz="4" w:space="0" w:color="auto"/>
            </w:tcBorders>
            <w:vAlign w:val="center"/>
            <w:hideMark/>
          </w:tcPr>
          <w:p w14:paraId="6B19A6F0"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1118" w:type="pct"/>
            <w:vMerge/>
            <w:tcBorders>
              <w:top w:val="nil"/>
              <w:left w:val="single" w:sz="4" w:space="0" w:color="auto"/>
              <w:bottom w:val="single" w:sz="4" w:space="0" w:color="auto"/>
              <w:right w:val="single" w:sz="4" w:space="0" w:color="auto"/>
            </w:tcBorders>
            <w:vAlign w:val="center"/>
            <w:hideMark/>
          </w:tcPr>
          <w:p w14:paraId="52262FF6"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1117" w:type="pct"/>
            <w:vMerge/>
            <w:tcBorders>
              <w:top w:val="nil"/>
              <w:left w:val="single" w:sz="4" w:space="0" w:color="auto"/>
              <w:bottom w:val="single" w:sz="4" w:space="0" w:color="auto"/>
              <w:right w:val="single" w:sz="8" w:space="0" w:color="auto"/>
            </w:tcBorders>
            <w:vAlign w:val="center"/>
            <w:hideMark/>
          </w:tcPr>
          <w:p w14:paraId="1E0AC411" w14:textId="77777777" w:rsidR="00AE2FF1" w:rsidRPr="00086B59" w:rsidRDefault="00AE2FF1" w:rsidP="004F6217">
            <w:pPr>
              <w:ind w:left="-968"/>
              <w:rPr>
                <w:rFonts w:ascii="Calibri" w:eastAsia="Times New Roman" w:hAnsi="Calibri" w:cs="Times New Roman"/>
                <w:color w:val="000000"/>
                <w:sz w:val="22"/>
                <w:szCs w:val="22"/>
                <w:lang w:val="es-CL"/>
              </w:rPr>
            </w:pPr>
          </w:p>
        </w:tc>
      </w:tr>
      <w:tr w:rsidR="00AE2FF1" w:rsidRPr="00086B59" w14:paraId="2692C55B" w14:textId="77777777" w:rsidTr="004F6217">
        <w:trPr>
          <w:trHeight w:val="600"/>
        </w:trPr>
        <w:tc>
          <w:tcPr>
            <w:tcW w:w="882" w:type="pct"/>
            <w:tcBorders>
              <w:top w:val="nil"/>
              <w:left w:val="single" w:sz="4" w:space="0" w:color="auto"/>
              <w:bottom w:val="nil"/>
              <w:right w:val="single" w:sz="4" w:space="0" w:color="auto"/>
            </w:tcBorders>
            <w:shd w:val="clear" w:color="auto" w:fill="auto"/>
            <w:hideMark/>
          </w:tcPr>
          <w:p w14:paraId="77938673" w14:textId="77777777" w:rsidR="00AE2FF1" w:rsidRPr="00086B59" w:rsidRDefault="00AE2FF1" w:rsidP="004F6217">
            <w:pPr>
              <w:rPr>
                <w:rFonts w:ascii="Calibri" w:eastAsia="Times New Roman" w:hAnsi="Calibri" w:cs="Times New Roman"/>
                <w:color w:val="000000"/>
                <w:sz w:val="22"/>
                <w:szCs w:val="22"/>
                <w:lang w:val="es-CL"/>
              </w:rPr>
            </w:pPr>
            <w:r w:rsidRPr="00086B59">
              <w:rPr>
                <w:rFonts w:ascii="Calibri" w:eastAsia="Times New Roman" w:hAnsi="Calibri" w:cs="Times New Roman"/>
                <w:color w:val="000000"/>
                <w:sz w:val="22"/>
                <w:szCs w:val="22"/>
                <w:lang w:val="es-CL"/>
              </w:rPr>
              <w:t>· Falta de herramientas que centralicen la información</w:t>
            </w:r>
          </w:p>
        </w:tc>
        <w:tc>
          <w:tcPr>
            <w:tcW w:w="941" w:type="pct"/>
            <w:vMerge/>
            <w:tcBorders>
              <w:top w:val="nil"/>
              <w:left w:val="nil"/>
              <w:bottom w:val="single" w:sz="4" w:space="0" w:color="auto"/>
              <w:right w:val="single" w:sz="4" w:space="0" w:color="auto"/>
            </w:tcBorders>
            <w:vAlign w:val="center"/>
            <w:hideMark/>
          </w:tcPr>
          <w:p w14:paraId="7199E601"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942" w:type="pct"/>
            <w:vMerge/>
            <w:tcBorders>
              <w:top w:val="nil"/>
              <w:left w:val="single" w:sz="4" w:space="0" w:color="auto"/>
              <w:bottom w:val="single" w:sz="4" w:space="0" w:color="auto"/>
              <w:right w:val="single" w:sz="4" w:space="0" w:color="auto"/>
            </w:tcBorders>
            <w:vAlign w:val="center"/>
            <w:hideMark/>
          </w:tcPr>
          <w:p w14:paraId="3819BADC"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1118" w:type="pct"/>
            <w:vMerge/>
            <w:tcBorders>
              <w:top w:val="nil"/>
              <w:left w:val="single" w:sz="4" w:space="0" w:color="auto"/>
              <w:bottom w:val="single" w:sz="4" w:space="0" w:color="auto"/>
              <w:right w:val="single" w:sz="4" w:space="0" w:color="auto"/>
            </w:tcBorders>
            <w:vAlign w:val="center"/>
            <w:hideMark/>
          </w:tcPr>
          <w:p w14:paraId="4E22658F"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1117" w:type="pct"/>
            <w:vMerge/>
            <w:tcBorders>
              <w:top w:val="nil"/>
              <w:left w:val="single" w:sz="4" w:space="0" w:color="auto"/>
              <w:bottom w:val="single" w:sz="4" w:space="0" w:color="auto"/>
              <w:right w:val="single" w:sz="8" w:space="0" w:color="auto"/>
            </w:tcBorders>
            <w:vAlign w:val="center"/>
            <w:hideMark/>
          </w:tcPr>
          <w:p w14:paraId="189EFE69" w14:textId="77777777" w:rsidR="00AE2FF1" w:rsidRPr="00086B59" w:rsidRDefault="00AE2FF1" w:rsidP="004F6217">
            <w:pPr>
              <w:ind w:left="-968"/>
              <w:rPr>
                <w:rFonts w:ascii="Calibri" w:eastAsia="Times New Roman" w:hAnsi="Calibri" w:cs="Times New Roman"/>
                <w:color w:val="000000"/>
                <w:sz w:val="22"/>
                <w:szCs w:val="22"/>
                <w:lang w:val="es-CL"/>
              </w:rPr>
            </w:pPr>
          </w:p>
        </w:tc>
      </w:tr>
      <w:tr w:rsidR="00AE2FF1" w:rsidRPr="00086B59" w14:paraId="2C11D15C" w14:textId="77777777" w:rsidTr="004F6217">
        <w:trPr>
          <w:trHeight w:val="600"/>
        </w:trPr>
        <w:tc>
          <w:tcPr>
            <w:tcW w:w="882" w:type="pct"/>
            <w:tcBorders>
              <w:top w:val="nil"/>
              <w:left w:val="single" w:sz="4" w:space="0" w:color="auto"/>
              <w:bottom w:val="nil"/>
              <w:right w:val="single" w:sz="4" w:space="0" w:color="auto"/>
            </w:tcBorders>
            <w:shd w:val="clear" w:color="auto" w:fill="auto"/>
            <w:hideMark/>
          </w:tcPr>
          <w:p w14:paraId="67AA0B46" w14:textId="77777777" w:rsidR="00AE2FF1" w:rsidRPr="00086B59" w:rsidRDefault="00AE2FF1" w:rsidP="004F6217">
            <w:pPr>
              <w:rPr>
                <w:rFonts w:ascii="Calibri" w:eastAsia="Times New Roman" w:hAnsi="Calibri" w:cs="Times New Roman"/>
                <w:color w:val="000000"/>
                <w:sz w:val="22"/>
                <w:szCs w:val="22"/>
                <w:lang w:val="es-CL"/>
              </w:rPr>
            </w:pPr>
            <w:r w:rsidRPr="00086B59">
              <w:rPr>
                <w:rFonts w:ascii="Calibri" w:eastAsia="Times New Roman" w:hAnsi="Calibri" w:cs="Times New Roman"/>
                <w:color w:val="000000"/>
                <w:sz w:val="22"/>
                <w:szCs w:val="22"/>
                <w:lang w:val="es-CL"/>
              </w:rPr>
              <w:t>· Información no se encuenrta en un solo sitio</w:t>
            </w:r>
          </w:p>
        </w:tc>
        <w:tc>
          <w:tcPr>
            <w:tcW w:w="941" w:type="pct"/>
            <w:vMerge/>
            <w:tcBorders>
              <w:top w:val="nil"/>
              <w:left w:val="nil"/>
              <w:bottom w:val="single" w:sz="4" w:space="0" w:color="auto"/>
              <w:right w:val="single" w:sz="4" w:space="0" w:color="auto"/>
            </w:tcBorders>
            <w:vAlign w:val="center"/>
            <w:hideMark/>
          </w:tcPr>
          <w:p w14:paraId="017F66C2"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942" w:type="pct"/>
            <w:vMerge/>
            <w:tcBorders>
              <w:top w:val="nil"/>
              <w:left w:val="single" w:sz="4" w:space="0" w:color="auto"/>
              <w:bottom w:val="single" w:sz="4" w:space="0" w:color="auto"/>
              <w:right w:val="single" w:sz="4" w:space="0" w:color="auto"/>
            </w:tcBorders>
            <w:vAlign w:val="center"/>
            <w:hideMark/>
          </w:tcPr>
          <w:p w14:paraId="0F95CA4A"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1118" w:type="pct"/>
            <w:vMerge/>
            <w:tcBorders>
              <w:top w:val="nil"/>
              <w:left w:val="single" w:sz="4" w:space="0" w:color="auto"/>
              <w:bottom w:val="single" w:sz="4" w:space="0" w:color="auto"/>
              <w:right w:val="single" w:sz="4" w:space="0" w:color="auto"/>
            </w:tcBorders>
            <w:vAlign w:val="center"/>
            <w:hideMark/>
          </w:tcPr>
          <w:p w14:paraId="007E3A00"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1117" w:type="pct"/>
            <w:vMerge/>
            <w:tcBorders>
              <w:top w:val="nil"/>
              <w:left w:val="single" w:sz="4" w:space="0" w:color="auto"/>
              <w:bottom w:val="single" w:sz="4" w:space="0" w:color="auto"/>
              <w:right w:val="single" w:sz="8" w:space="0" w:color="auto"/>
            </w:tcBorders>
            <w:vAlign w:val="center"/>
            <w:hideMark/>
          </w:tcPr>
          <w:p w14:paraId="0583CB10" w14:textId="77777777" w:rsidR="00AE2FF1" w:rsidRPr="00086B59" w:rsidRDefault="00AE2FF1" w:rsidP="004F6217">
            <w:pPr>
              <w:ind w:left="-968"/>
              <w:rPr>
                <w:rFonts w:ascii="Calibri" w:eastAsia="Times New Roman" w:hAnsi="Calibri" w:cs="Times New Roman"/>
                <w:color w:val="000000"/>
                <w:sz w:val="22"/>
                <w:szCs w:val="22"/>
                <w:lang w:val="es-CL"/>
              </w:rPr>
            </w:pPr>
          </w:p>
        </w:tc>
      </w:tr>
      <w:tr w:rsidR="00AE2FF1" w:rsidRPr="00086B59" w14:paraId="5A4C6AC2" w14:textId="77777777" w:rsidTr="004F6217">
        <w:trPr>
          <w:trHeight w:val="1200"/>
        </w:trPr>
        <w:tc>
          <w:tcPr>
            <w:tcW w:w="882" w:type="pct"/>
            <w:tcBorders>
              <w:top w:val="nil"/>
              <w:left w:val="single" w:sz="4" w:space="0" w:color="auto"/>
              <w:bottom w:val="single" w:sz="4" w:space="0" w:color="auto"/>
              <w:right w:val="single" w:sz="4" w:space="0" w:color="auto"/>
            </w:tcBorders>
            <w:shd w:val="clear" w:color="auto" w:fill="auto"/>
            <w:hideMark/>
          </w:tcPr>
          <w:p w14:paraId="42998804" w14:textId="77777777" w:rsidR="00AE2FF1" w:rsidRPr="00086B59" w:rsidRDefault="00AE2FF1" w:rsidP="004F6217">
            <w:pPr>
              <w:rPr>
                <w:rFonts w:ascii="Calibri" w:eastAsia="Times New Roman" w:hAnsi="Calibri" w:cs="Times New Roman"/>
                <w:color w:val="000000"/>
                <w:sz w:val="22"/>
                <w:szCs w:val="22"/>
                <w:lang w:val="es-CL"/>
              </w:rPr>
            </w:pPr>
            <w:r w:rsidRPr="00086B59">
              <w:rPr>
                <w:rFonts w:ascii="Calibri" w:eastAsia="Times New Roman" w:hAnsi="Calibri" w:cs="Times New Roman"/>
                <w:color w:val="000000"/>
                <w:sz w:val="22"/>
                <w:szCs w:val="22"/>
                <w:lang w:val="es-CL"/>
              </w:rPr>
              <w:t>·Cada empresa tiene su propio metodo de distribución de la información</w:t>
            </w:r>
          </w:p>
        </w:tc>
        <w:tc>
          <w:tcPr>
            <w:tcW w:w="941" w:type="pct"/>
            <w:vMerge/>
            <w:tcBorders>
              <w:top w:val="nil"/>
              <w:left w:val="nil"/>
              <w:bottom w:val="single" w:sz="4" w:space="0" w:color="auto"/>
              <w:right w:val="single" w:sz="4" w:space="0" w:color="auto"/>
            </w:tcBorders>
            <w:vAlign w:val="center"/>
            <w:hideMark/>
          </w:tcPr>
          <w:p w14:paraId="1703CC3C"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942" w:type="pct"/>
            <w:vMerge/>
            <w:tcBorders>
              <w:top w:val="nil"/>
              <w:left w:val="single" w:sz="4" w:space="0" w:color="auto"/>
              <w:bottom w:val="single" w:sz="4" w:space="0" w:color="auto"/>
              <w:right w:val="single" w:sz="4" w:space="0" w:color="auto"/>
            </w:tcBorders>
            <w:vAlign w:val="center"/>
            <w:hideMark/>
          </w:tcPr>
          <w:p w14:paraId="07BED7EB"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1118" w:type="pct"/>
            <w:vMerge/>
            <w:tcBorders>
              <w:top w:val="nil"/>
              <w:left w:val="single" w:sz="4" w:space="0" w:color="auto"/>
              <w:bottom w:val="single" w:sz="4" w:space="0" w:color="auto"/>
              <w:right w:val="single" w:sz="4" w:space="0" w:color="auto"/>
            </w:tcBorders>
            <w:vAlign w:val="center"/>
            <w:hideMark/>
          </w:tcPr>
          <w:p w14:paraId="3F6DF5BD" w14:textId="77777777" w:rsidR="00AE2FF1" w:rsidRPr="00086B59" w:rsidRDefault="00AE2FF1" w:rsidP="004F6217">
            <w:pPr>
              <w:ind w:left="-968"/>
              <w:rPr>
                <w:rFonts w:ascii="Calibri" w:eastAsia="Times New Roman" w:hAnsi="Calibri" w:cs="Times New Roman"/>
                <w:color w:val="000000"/>
                <w:sz w:val="22"/>
                <w:szCs w:val="22"/>
                <w:lang w:val="es-CL"/>
              </w:rPr>
            </w:pPr>
          </w:p>
        </w:tc>
        <w:tc>
          <w:tcPr>
            <w:tcW w:w="1117" w:type="pct"/>
            <w:vMerge/>
            <w:tcBorders>
              <w:top w:val="nil"/>
              <w:left w:val="single" w:sz="4" w:space="0" w:color="auto"/>
              <w:bottom w:val="single" w:sz="4" w:space="0" w:color="auto"/>
              <w:right w:val="single" w:sz="8" w:space="0" w:color="auto"/>
            </w:tcBorders>
            <w:vAlign w:val="center"/>
            <w:hideMark/>
          </w:tcPr>
          <w:p w14:paraId="7879234E" w14:textId="77777777" w:rsidR="00AE2FF1" w:rsidRPr="00086B59" w:rsidRDefault="00AE2FF1" w:rsidP="004F6217">
            <w:pPr>
              <w:ind w:left="-968"/>
              <w:rPr>
                <w:rFonts w:ascii="Calibri" w:eastAsia="Times New Roman" w:hAnsi="Calibri" w:cs="Times New Roman"/>
                <w:color w:val="000000"/>
                <w:sz w:val="22"/>
                <w:szCs w:val="22"/>
                <w:lang w:val="es-CL"/>
              </w:rPr>
            </w:pPr>
          </w:p>
        </w:tc>
      </w:tr>
      <w:tr w:rsidR="00AE2FF1" w:rsidRPr="00086B59" w14:paraId="03AB5DCD" w14:textId="77777777" w:rsidTr="004F6217">
        <w:trPr>
          <w:trHeight w:val="280"/>
        </w:trPr>
        <w:tc>
          <w:tcPr>
            <w:tcW w:w="2765" w:type="pct"/>
            <w:gridSpan w:val="3"/>
            <w:tcBorders>
              <w:top w:val="nil"/>
              <w:left w:val="single" w:sz="8" w:space="0" w:color="auto"/>
              <w:bottom w:val="single" w:sz="4" w:space="0" w:color="auto"/>
              <w:right w:val="single" w:sz="4" w:space="0" w:color="auto"/>
            </w:tcBorders>
            <w:shd w:val="clear" w:color="auto" w:fill="auto"/>
            <w:noWrap/>
            <w:vAlign w:val="bottom"/>
            <w:hideMark/>
          </w:tcPr>
          <w:p w14:paraId="40A88565" w14:textId="77777777" w:rsidR="00AE2FF1" w:rsidRPr="00086B59" w:rsidRDefault="00AE2FF1" w:rsidP="004F6217">
            <w:pPr>
              <w:rPr>
                <w:rFonts w:ascii="Calibri" w:eastAsia="Times New Roman" w:hAnsi="Calibri" w:cs="Times New Roman"/>
                <w:b/>
                <w:bCs/>
                <w:color w:val="000000"/>
                <w:sz w:val="22"/>
                <w:szCs w:val="22"/>
                <w:lang w:val="es-CL"/>
              </w:rPr>
            </w:pPr>
            <w:r w:rsidRPr="00086B59">
              <w:rPr>
                <w:rFonts w:ascii="Calibri" w:eastAsia="Times New Roman" w:hAnsi="Calibri" w:cs="Times New Roman"/>
                <w:b/>
                <w:bCs/>
                <w:color w:val="000000"/>
                <w:sz w:val="22"/>
                <w:szCs w:val="22"/>
                <w:lang w:val="es-CL"/>
              </w:rPr>
              <w:t>Estructura de Costes</w:t>
            </w:r>
          </w:p>
        </w:tc>
        <w:tc>
          <w:tcPr>
            <w:tcW w:w="2235" w:type="pct"/>
            <w:gridSpan w:val="2"/>
            <w:tcBorders>
              <w:top w:val="single" w:sz="4" w:space="0" w:color="auto"/>
              <w:left w:val="nil"/>
              <w:bottom w:val="single" w:sz="4" w:space="0" w:color="auto"/>
              <w:right w:val="single" w:sz="8" w:space="0" w:color="000000"/>
            </w:tcBorders>
            <w:shd w:val="clear" w:color="auto" w:fill="auto"/>
            <w:noWrap/>
            <w:vAlign w:val="bottom"/>
            <w:hideMark/>
          </w:tcPr>
          <w:p w14:paraId="1C124345" w14:textId="77777777" w:rsidR="00AE2FF1" w:rsidRPr="00086B59" w:rsidRDefault="00AE2FF1" w:rsidP="004F6217">
            <w:pPr>
              <w:rPr>
                <w:rFonts w:ascii="Calibri" w:eastAsia="Times New Roman" w:hAnsi="Calibri" w:cs="Times New Roman"/>
                <w:b/>
                <w:bCs/>
                <w:color w:val="000000"/>
                <w:sz w:val="22"/>
                <w:szCs w:val="22"/>
                <w:lang w:val="es-CL"/>
              </w:rPr>
            </w:pPr>
            <w:r w:rsidRPr="00086B59">
              <w:rPr>
                <w:rFonts w:ascii="Calibri" w:eastAsia="Times New Roman" w:hAnsi="Calibri" w:cs="Times New Roman"/>
                <w:b/>
                <w:bCs/>
                <w:color w:val="000000"/>
                <w:sz w:val="22"/>
                <w:szCs w:val="22"/>
                <w:lang w:val="es-CL"/>
              </w:rPr>
              <w:t>Fuentes de ingreso</w:t>
            </w:r>
          </w:p>
        </w:tc>
      </w:tr>
      <w:tr w:rsidR="00AE2FF1" w:rsidRPr="00086B59" w14:paraId="1164112E" w14:textId="77777777" w:rsidTr="004F6217">
        <w:trPr>
          <w:trHeight w:val="280"/>
        </w:trPr>
        <w:tc>
          <w:tcPr>
            <w:tcW w:w="2765" w:type="pct"/>
            <w:gridSpan w:val="3"/>
            <w:vMerge w:val="restart"/>
            <w:tcBorders>
              <w:top w:val="single" w:sz="4" w:space="0" w:color="auto"/>
              <w:left w:val="single" w:sz="8" w:space="0" w:color="auto"/>
              <w:bottom w:val="single" w:sz="8" w:space="0" w:color="000000"/>
              <w:right w:val="single" w:sz="4" w:space="0" w:color="auto"/>
            </w:tcBorders>
            <w:shd w:val="clear" w:color="auto" w:fill="auto"/>
            <w:hideMark/>
          </w:tcPr>
          <w:p w14:paraId="603A29A2" w14:textId="77777777" w:rsidR="00AE2FF1" w:rsidRPr="00086B59" w:rsidRDefault="00AE2FF1" w:rsidP="004F6217">
            <w:pPr>
              <w:rPr>
                <w:rFonts w:ascii="Calibri" w:eastAsia="Times New Roman" w:hAnsi="Calibri" w:cs="Times New Roman"/>
                <w:color w:val="000000"/>
                <w:sz w:val="22"/>
                <w:szCs w:val="22"/>
                <w:lang w:val="es-CL"/>
              </w:rPr>
            </w:pPr>
            <w:r w:rsidRPr="00086B59">
              <w:rPr>
                <w:rFonts w:ascii="Calibri" w:eastAsia="Times New Roman" w:hAnsi="Calibri" w:cs="Times New Roman"/>
                <w:color w:val="000000"/>
                <w:sz w:val="22"/>
                <w:szCs w:val="22"/>
                <w:lang w:val="es-CL"/>
              </w:rPr>
              <w:t xml:space="preserve">Publicitar el sitio. </w:t>
            </w:r>
            <w:r w:rsidRPr="00086B59">
              <w:rPr>
                <w:rFonts w:ascii="Calibri" w:eastAsia="Times New Roman" w:hAnsi="Calibri" w:cs="Times New Roman"/>
                <w:color w:val="000000"/>
                <w:sz w:val="22"/>
                <w:szCs w:val="22"/>
                <w:lang w:val="es-CL"/>
              </w:rPr>
              <w:br/>
              <w:t>Hosting del sitio.</w:t>
            </w:r>
          </w:p>
        </w:tc>
        <w:tc>
          <w:tcPr>
            <w:tcW w:w="2235" w:type="pct"/>
            <w:gridSpan w:val="2"/>
            <w:vMerge w:val="restart"/>
            <w:tcBorders>
              <w:top w:val="single" w:sz="4" w:space="0" w:color="auto"/>
              <w:left w:val="single" w:sz="4" w:space="0" w:color="auto"/>
              <w:bottom w:val="single" w:sz="8" w:space="0" w:color="000000"/>
              <w:right w:val="single" w:sz="8" w:space="0" w:color="000000"/>
            </w:tcBorders>
            <w:shd w:val="clear" w:color="auto" w:fill="auto"/>
            <w:hideMark/>
          </w:tcPr>
          <w:p w14:paraId="325C137B" w14:textId="77777777" w:rsidR="00AE2FF1" w:rsidRPr="00086B59" w:rsidRDefault="00AE2FF1" w:rsidP="004F6217">
            <w:pPr>
              <w:rPr>
                <w:rFonts w:ascii="Calibri" w:eastAsia="Times New Roman" w:hAnsi="Calibri" w:cs="Times New Roman"/>
                <w:color w:val="000000"/>
                <w:sz w:val="22"/>
                <w:szCs w:val="22"/>
                <w:lang w:val="es-CL"/>
              </w:rPr>
            </w:pPr>
            <w:r w:rsidRPr="00086B59">
              <w:rPr>
                <w:rFonts w:ascii="Calibri" w:eastAsia="Times New Roman" w:hAnsi="Calibri" w:cs="Times New Roman"/>
                <w:color w:val="000000"/>
                <w:sz w:val="22"/>
                <w:szCs w:val="22"/>
                <w:lang w:val="es-CL"/>
              </w:rPr>
              <w:t xml:space="preserve">Se obtendrán ingresos mediante publicidad alojada en nuestro sitio, además de poder vender la información y datos obtenidos. </w:t>
            </w:r>
          </w:p>
        </w:tc>
      </w:tr>
      <w:tr w:rsidR="00AE2FF1" w:rsidRPr="00086B59" w14:paraId="2DF9F719" w14:textId="77777777" w:rsidTr="004F6217">
        <w:trPr>
          <w:trHeight w:val="280"/>
        </w:trPr>
        <w:tc>
          <w:tcPr>
            <w:tcW w:w="2765" w:type="pct"/>
            <w:gridSpan w:val="3"/>
            <w:vMerge/>
            <w:tcBorders>
              <w:top w:val="single" w:sz="4" w:space="0" w:color="auto"/>
              <w:left w:val="single" w:sz="8" w:space="0" w:color="auto"/>
              <w:bottom w:val="single" w:sz="8" w:space="0" w:color="000000"/>
              <w:right w:val="single" w:sz="4" w:space="0" w:color="auto"/>
            </w:tcBorders>
            <w:vAlign w:val="center"/>
            <w:hideMark/>
          </w:tcPr>
          <w:p w14:paraId="46F3CDBA" w14:textId="77777777" w:rsidR="00AE2FF1" w:rsidRPr="00086B59" w:rsidRDefault="00AE2FF1" w:rsidP="004F6217">
            <w:pPr>
              <w:rPr>
                <w:rFonts w:ascii="Calibri" w:eastAsia="Times New Roman" w:hAnsi="Calibri" w:cs="Times New Roman"/>
                <w:color w:val="000000"/>
                <w:sz w:val="22"/>
                <w:szCs w:val="22"/>
                <w:lang w:val="es-CL"/>
              </w:rPr>
            </w:pPr>
          </w:p>
        </w:tc>
        <w:tc>
          <w:tcPr>
            <w:tcW w:w="2235" w:type="pct"/>
            <w:gridSpan w:val="2"/>
            <w:vMerge/>
            <w:tcBorders>
              <w:top w:val="single" w:sz="4" w:space="0" w:color="auto"/>
              <w:left w:val="single" w:sz="4" w:space="0" w:color="auto"/>
              <w:bottom w:val="single" w:sz="8" w:space="0" w:color="000000"/>
              <w:right w:val="single" w:sz="8" w:space="0" w:color="000000"/>
            </w:tcBorders>
            <w:vAlign w:val="center"/>
            <w:hideMark/>
          </w:tcPr>
          <w:p w14:paraId="1228455F" w14:textId="77777777" w:rsidR="00AE2FF1" w:rsidRPr="00086B59" w:rsidRDefault="00AE2FF1" w:rsidP="004F6217">
            <w:pPr>
              <w:ind w:left="-968"/>
              <w:rPr>
                <w:rFonts w:ascii="Calibri" w:eastAsia="Times New Roman" w:hAnsi="Calibri" w:cs="Times New Roman"/>
                <w:color w:val="000000"/>
                <w:sz w:val="22"/>
                <w:szCs w:val="22"/>
                <w:lang w:val="es-CL"/>
              </w:rPr>
            </w:pPr>
          </w:p>
        </w:tc>
      </w:tr>
      <w:tr w:rsidR="00AE2FF1" w:rsidRPr="00086B59" w14:paraId="06028DC8" w14:textId="77777777" w:rsidTr="004F6217">
        <w:trPr>
          <w:trHeight w:val="280"/>
        </w:trPr>
        <w:tc>
          <w:tcPr>
            <w:tcW w:w="2765" w:type="pct"/>
            <w:gridSpan w:val="3"/>
            <w:vMerge/>
            <w:tcBorders>
              <w:top w:val="single" w:sz="4" w:space="0" w:color="auto"/>
              <w:left w:val="single" w:sz="8" w:space="0" w:color="auto"/>
              <w:bottom w:val="single" w:sz="8" w:space="0" w:color="000000"/>
              <w:right w:val="single" w:sz="4" w:space="0" w:color="auto"/>
            </w:tcBorders>
            <w:vAlign w:val="center"/>
            <w:hideMark/>
          </w:tcPr>
          <w:p w14:paraId="69894CA7" w14:textId="77777777" w:rsidR="00AE2FF1" w:rsidRPr="00086B59" w:rsidRDefault="00AE2FF1" w:rsidP="004F6217">
            <w:pPr>
              <w:rPr>
                <w:rFonts w:ascii="Calibri" w:eastAsia="Times New Roman" w:hAnsi="Calibri" w:cs="Times New Roman"/>
                <w:color w:val="000000"/>
                <w:sz w:val="22"/>
                <w:szCs w:val="22"/>
                <w:lang w:val="es-CL"/>
              </w:rPr>
            </w:pPr>
          </w:p>
        </w:tc>
        <w:tc>
          <w:tcPr>
            <w:tcW w:w="2235" w:type="pct"/>
            <w:gridSpan w:val="2"/>
            <w:vMerge/>
            <w:tcBorders>
              <w:top w:val="single" w:sz="4" w:space="0" w:color="auto"/>
              <w:left w:val="single" w:sz="4" w:space="0" w:color="auto"/>
              <w:bottom w:val="single" w:sz="8" w:space="0" w:color="000000"/>
              <w:right w:val="single" w:sz="8" w:space="0" w:color="000000"/>
            </w:tcBorders>
            <w:vAlign w:val="center"/>
            <w:hideMark/>
          </w:tcPr>
          <w:p w14:paraId="534E82F3" w14:textId="77777777" w:rsidR="00AE2FF1" w:rsidRPr="00086B59" w:rsidRDefault="00AE2FF1" w:rsidP="004F6217">
            <w:pPr>
              <w:ind w:left="-968"/>
              <w:rPr>
                <w:rFonts w:ascii="Calibri" w:eastAsia="Times New Roman" w:hAnsi="Calibri" w:cs="Times New Roman"/>
                <w:color w:val="000000"/>
                <w:sz w:val="22"/>
                <w:szCs w:val="22"/>
                <w:lang w:val="es-CL"/>
              </w:rPr>
            </w:pPr>
          </w:p>
        </w:tc>
      </w:tr>
      <w:tr w:rsidR="00AE2FF1" w:rsidRPr="00086B59" w14:paraId="72C89C90" w14:textId="77777777" w:rsidTr="004F6217">
        <w:trPr>
          <w:trHeight w:val="280"/>
        </w:trPr>
        <w:tc>
          <w:tcPr>
            <w:tcW w:w="2765" w:type="pct"/>
            <w:gridSpan w:val="3"/>
            <w:vMerge/>
            <w:tcBorders>
              <w:top w:val="single" w:sz="4" w:space="0" w:color="auto"/>
              <w:left w:val="single" w:sz="8" w:space="0" w:color="auto"/>
              <w:bottom w:val="single" w:sz="8" w:space="0" w:color="000000"/>
              <w:right w:val="single" w:sz="4" w:space="0" w:color="auto"/>
            </w:tcBorders>
            <w:vAlign w:val="center"/>
            <w:hideMark/>
          </w:tcPr>
          <w:p w14:paraId="2B05DB8B" w14:textId="77777777" w:rsidR="00AE2FF1" w:rsidRPr="00086B59" w:rsidRDefault="00AE2FF1" w:rsidP="004F6217">
            <w:pPr>
              <w:rPr>
                <w:rFonts w:ascii="Calibri" w:eastAsia="Times New Roman" w:hAnsi="Calibri" w:cs="Times New Roman"/>
                <w:color w:val="000000"/>
                <w:sz w:val="22"/>
                <w:szCs w:val="22"/>
                <w:lang w:val="es-CL"/>
              </w:rPr>
            </w:pPr>
          </w:p>
        </w:tc>
        <w:tc>
          <w:tcPr>
            <w:tcW w:w="2235" w:type="pct"/>
            <w:gridSpan w:val="2"/>
            <w:vMerge/>
            <w:tcBorders>
              <w:top w:val="single" w:sz="4" w:space="0" w:color="auto"/>
              <w:left w:val="single" w:sz="4" w:space="0" w:color="auto"/>
              <w:bottom w:val="single" w:sz="8" w:space="0" w:color="000000"/>
              <w:right w:val="single" w:sz="8" w:space="0" w:color="000000"/>
            </w:tcBorders>
            <w:vAlign w:val="center"/>
            <w:hideMark/>
          </w:tcPr>
          <w:p w14:paraId="1AC42B94" w14:textId="77777777" w:rsidR="00AE2FF1" w:rsidRPr="00086B59" w:rsidRDefault="00AE2FF1" w:rsidP="004F6217">
            <w:pPr>
              <w:ind w:left="-968"/>
              <w:rPr>
                <w:rFonts w:ascii="Calibri" w:eastAsia="Times New Roman" w:hAnsi="Calibri" w:cs="Times New Roman"/>
                <w:color w:val="000000"/>
                <w:sz w:val="22"/>
                <w:szCs w:val="22"/>
                <w:lang w:val="es-CL"/>
              </w:rPr>
            </w:pPr>
          </w:p>
        </w:tc>
      </w:tr>
      <w:tr w:rsidR="00AE2FF1" w:rsidRPr="00086B59" w14:paraId="32109975" w14:textId="77777777" w:rsidTr="004F6217">
        <w:trPr>
          <w:trHeight w:val="300"/>
        </w:trPr>
        <w:tc>
          <w:tcPr>
            <w:tcW w:w="2765" w:type="pct"/>
            <w:gridSpan w:val="3"/>
            <w:vMerge/>
            <w:tcBorders>
              <w:top w:val="single" w:sz="4" w:space="0" w:color="auto"/>
              <w:left w:val="single" w:sz="8" w:space="0" w:color="auto"/>
              <w:bottom w:val="single" w:sz="8" w:space="0" w:color="000000"/>
              <w:right w:val="single" w:sz="4" w:space="0" w:color="auto"/>
            </w:tcBorders>
            <w:vAlign w:val="center"/>
            <w:hideMark/>
          </w:tcPr>
          <w:p w14:paraId="152B2B50" w14:textId="77777777" w:rsidR="00AE2FF1" w:rsidRPr="00086B59" w:rsidRDefault="00AE2FF1" w:rsidP="004F6217">
            <w:pPr>
              <w:rPr>
                <w:rFonts w:ascii="Calibri" w:eastAsia="Times New Roman" w:hAnsi="Calibri" w:cs="Times New Roman"/>
                <w:color w:val="000000"/>
                <w:sz w:val="22"/>
                <w:szCs w:val="22"/>
                <w:lang w:val="es-CL"/>
              </w:rPr>
            </w:pPr>
          </w:p>
        </w:tc>
        <w:tc>
          <w:tcPr>
            <w:tcW w:w="2235" w:type="pct"/>
            <w:gridSpan w:val="2"/>
            <w:vMerge/>
            <w:tcBorders>
              <w:top w:val="single" w:sz="4" w:space="0" w:color="auto"/>
              <w:left w:val="single" w:sz="4" w:space="0" w:color="auto"/>
              <w:bottom w:val="single" w:sz="8" w:space="0" w:color="000000"/>
              <w:right w:val="single" w:sz="8" w:space="0" w:color="000000"/>
            </w:tcBorders>
            <w:vAlign w:val="center"/>
            <w:hideMark/>
          </w:tcPr>
          <w:p w14:paraId="34295E3A" w14:textId="77777777" w:rsidR="00AE2FF1" w:rsidRPr="00086B59" w:rsidRDefault="00AE2FF1" w:rsidP="004F6217">
            <w:pPr>
              <w:ind w:left="-968"/>
              <w:rPr>
                <w:rFonts w:ascii="Calibri" w:eastAsia="Times New Roman" w:hAnsi="Calibri" w:cs="Times New Roman"/>
                <w:color w:val="000000"/>
                <w:sz w:val="22"/>
                <w:szCs w:val="22"/>
                <w:lang w:val="es-CL"/>
              </w:rPr>
            </w:pPr>
          </w:p>
        </w:tc>
      </w:tr>
    </w:tbl>
    <w:p w14:paraId="4A61C212" w14:textId="77777777" w:rsidR="00AE2FF1" w:rsidRPr="00AE2FF1" w:rsidRDefault="00AE2FF1" w:rsidP="00AE2FF1"/>
    <w:p w14:paraId="2D39633A" w14:textId="6FC0B6BE" w:rsidR="006B3C88" w:rsidRDefault="007416EB" w:rsidP="006B3C88">
      <w:pPr>
        <w:pStyle w:val="Ttulo1"/>
      </w:pPr>
      <w:bookmarkStart w:id="28" w:name="_Toc290001255"/>
      <w:r>
        <w:t>Técnica de elicitación</w:t>
      </w:r>
      <w:r w:rsidR="006B3C88">
        <w:t xml:space="preserve"> de requerimientos</w:t>
      </w:r>
      <w:bookmarkEnd w:id="28"/>
    </w:p>
    <w:p w14:paraId="0F0ACF8E" w14:textId="73A90235" w:rsidR="008D0E59" w:rsidRPr="00DE42AD" w:rsidRDefault="0045030E" w:rsidP="00DE42AD">
      <w:pPr>
        <w:pStyle w:val="Prrafodelista"/>
        <w:numPr>
          <w:ilvl w:val="0"/>
          <w:numId w:val="3"/>
        </w:numPr>
        <w:rPr>
          <w:ins w:id="29" w:author="Francisco Ovalle" w:date="2015-04-11T20:54:00Z"/>
          <w:lang w:val="es-ES"/>
        </w:rPr>
      </w:pPr>
      <w:r w:rsidRPr="00DE42AD">
        <w:rPr>
          <w:lang w:val="es-ES"/>
        </w:rPr>
        <w:t>Historias de Usuario</w:t>
      </w:r>
    </w:p>
    <w:p w14:paraId="2064FC51" w14:textId="3F2C6ED6" w:rsidR="00DE42AD" w:rsidRPr="00DE42AD" w:rsidRDefault="00DE42AD" w:rsidP="00DE42AD">
      <w:pPr>
        <w:pStyle w:val="Prrafodelista"/>
        <w:numPr>
          <w:ilvl w:val="0"/>
          <w:numId w:val="3"/>
        </w:numPr>
        <w:rPr>
          <w:ins w:id="30" w:author="Francisco Ovalle" w:date="2015-04-11T20:54:00Z"/>
          <w:lang w:val="es-ES"/>
        </w:rPr>
      </w:pPr>
      <w:ins w:id="31" w:author="Francisco Ovalle" w:date="2015-04-11T20:54:00Z">
        <w:r w:rsidRPr="00DE42AD">
          <w:rPr>
            <w:lang w:val="es-ES"/>
          </w:rPr>
          <w:t>Entrevistas con Product Owner</w:t>
        </w:r>
      </w:ins>
    </w:p>
    <w:p w14:paraId="7DBFB916" w14:textId="1F556CB8" w:rsidR="00DE42AD" w:rsidRPr="00DE42AD" w:rsidRDefault="00DE42AD" w:rsidP="00DE42AD">
      <w:pPr>
        <w:pStyle w:val="Prrafodelista"/>
        <w:numPr>
          <w:ilvl w:val="0"/>
          <w:numId w:val="3"/>
        </w:numPr>
        <w:rPr>
          <w:lang w:val="es-ES"/>
        </w:rPr>
      </w:pPr>
      <w:ins w:id="32" w:author="Francisco Ovalle" w:date="2015-04-11T20:54:00Z">
        <w:r w:rsidRPr="00DE42AD">
          <w:rPr>
            <w:lang w:val="es-ES"/>
          </w:rPr>
          <w:t>Encuestas</w:t>
        </w:r>
      </w:ins>
    </w:p>
    <w:p w14:paraId="639F5C69" w14:textId="77777777" w:rsidR="0045030E" w:rsidRDefault="0045030E" w:rsidP="008D0E59">
      <w:pPr>
        <w:ind w:left="708"/>
        <w:rPr>
          <w:lang w:val="es-ES"/>
        </w:rPr>
      </w:pPr>
    </w:p>
    <w:tbl>
      <w:tblPr>
        <w:tblW w:w="11624" w:type="dxa"/>
        <w:tblInd w:w="-1348" w:type="dxa"/>
        <w:tblLayout w:type="fixed"/>
        <w:tblCellMar>
          <w:left w:w="70" w:type="dxa"/>
          <w:right w:w="70" w:type="dxa"/>
        </w:tblCellMar>
        <w:tblLook w:val="04A0" w:firstRow="1" w:lastRow="0" w:firstColumn="1" w:lastColumn="0" w:noHBand="0" w:noVBand="1"/>
      </w:tblPr>
      <w:tblGrid>
        <w:gridCol w:w="1341"/>
        <w:gridCol w:w="2232"/>
        <w:gridCol w:w="4082"/>
        <w:gridCol w:w="3969"/>
      </w:tblGrid>
      <w:tr w:rsidR="00196A61" w:rsidRPr="00196A61" w14:paraId="5E60DB31" w14:textId="77777777" w:rsidTr="00196A61">
        <w:trPr>
          <w:trHeight w:val="300"/>
        </w:trPr>
        <w:tc>
          <w:tcPr>
            <w:tcW w:w="11624" w:type="dxa"/>
            <w:gridSpan w:val="4"/>
            <w:tcBorders>
              <w:top w:val="nil"/>
              <w:left w:val="nil"/>
              <w:bottom w:val="single" w:sz="8" w:space="0" w:color="000000"/>
              <w:right w:val="single" w:sz="8" w:space="0" w:color="000000"/>
            </w:tcBorders>
            <w:shd w:val="clear" w:color="000000" w:fill="0000FF"/>
            <w:vAlign w:val="bottom"/>
            <w:hideMark/>
          </w:tcPr>
          <w:p w14:paraId="2C9B56E2" w14:textId="77777777" w:rsidR="00196A61" w:rsidRPr="00196A61" w:rsidRDefault="00196A61" w:rsidP="00196A61">
            <w:pPr>
              <w:jc w:val="center"/>
              <w:rPr>
                <w:rFonts w:ascii="Arial" w:eastAsia="Times New Roman" w:hAnsi="Arial" w:cs="Arial"/>
                <w:b/>
                <w:bCs/>
                <w:color w:val="FFFFFF"/>
                <w:sz w:val="20"/>
                <w:szCs w:val="20"/>
                <w:lang w:val="es-CL"/>
              </w:rPr>
            </w:pPr>
            <w:r w:rsidRPr="00196A61">
              <w:rPr>
                <w:rFonts w:ascii="Arial" w:eastAsia="Times New Roman" w:hAnsi="Arial" w:cs="Arial"/>
                <w:b/>
                <w:bCs/>
                <w:color w:val="FFFFFF"/>
                <w:sz w:val="20"/>
                <w:szCs w:val="20"/>
                <w:lang w:val="es-CL"/>
              </w:rPr>
              <w:t>Historias de Usuario</w:t>
            </w:r>
          </w:p>
        </w:tc>
      </w:tr>
      <w:tr w:rsidR="00196A61" w:rsidRPr="00196A61" w14:paraId="55F23363" w14:textId="77777777" w:rsidTr="00196A61">
        <w:trPr>
          <w:trHeight w:val="760"/>
        </w:trPr>
        <w:tc>
          <w:tcPr>
            <w:tcW w:w="1341" w:type="dxa"/>
            <w:tcBorders>
              <w:top w:val="nil"/>
              <w:left w:val="single" w:sz="8" w:space="0" w:color="000000"/>
              <w:bottom w:val="single" w:sz="8" w:space="0" w:color="000000"/>
              <w:right w:val="single" w:sz="8" w:space="0" w:color="000000"/>
            </w:tcBorders>
            <w:shd w:val="clear" w:color="000000" w:fill="0000FF"/>
            <w:vAlign w:val="bottom"/>
            <w:hideMark/>
          </w:tcPr>
          <w:p w14:paraId="44C5BE64" w14:textId="77777777" w:rsidR="00196A61" w:rsidRPr="00196A61" w:rsidRDefault="00196A61" w:rsidP="00196A61">
            <w:pPr>
              <w:jc w:val="center"/>
              <w:rPr>
                <w:rFonts w:ascii="Arial" w:eastAsia="Times New Roman" w:hAnsi="Arial" w:cs="Arial"/>
                <w:b/>
                <w:bCs/>
                <w:color w:val="FFFFFF"/>
                <w:sz w:val="20"/>
                <w:szCs w:val="20"/>
                <w:lang w:val="es-CL"/>
              </w:rPr>
            </w:pPr>
            <w:r w:rsidRPr="00196A61">
              <w:rPr>
                <w:rFonts w:ascii="Arial" w:eastAsia="Times New Roman" w:hAnsi="Arial" w:cs="Arial"/>
                <w:b/>
                <w:bCs/>
                <w:color w:val="FFFFFF"/>
                <w:sz w:val="20"/>
                <w:szCs w:val="20"/>
                <w:lang w:val="es-CL"/>
              </w:rPr>
              <w:t>Identificador (ID) de la Historia</w:t>
            </w:r>
          </w:p>
        </w:tc>
        <w:tc>
          <w:tcPr>
            <w:tcW w:w="2232" w:type="dxa"/>
            <w:tcBorders>
              <w:top w:val="nil"/>
              <w:left w:val="nil"/>
              <w:bottom w:val="single" w:sz="8" w:space="0" w:color="000000"/>
              <w:right w:val="single" w:sz="8" w:space="0" w:color="000000"/>
            </w:tcBorders>
            <w:shd w:val="clear" w:color="000000" w:fill="0000FF"/>
            <w:vAlign w:val="bottom"/>
            <w:hideMark/>
          </w:tcPr>
          <w:p w14:paraId="7125E921" w14:textId="77777777" w:rsidR="00196A61" w:rsidRPr="00196A61" w:rsidRDefault="00196A61" w:rsidP="00196A61">
            <w:pPr>
              <w:jc w:val="center"/>
              <w:rPr>
                <w:rFonts w:ascii="Arial" w:eastAsia="Times New Roman" w:hAnsi="Arial" w:cs="Arial"/>
                <w:b/>
                <w:bCs/>
                <w:color w:val="FFFFFF"/>
                <w:sz w:val="20"/>
                <w:szCs w:val="20"/>
                <w:lang w:val="es-CL"/>
              </w:rPr>
            </w:pPr>
            <w:r w:rsidRPr="00196A61">
              <w:rPr>
                <w:rFonts w:ascii="Arial" w:eastAsia="Times New Roman" w:hAnsi="Arial" w:cs="Arial"/>
                <w:b/>
                <w:bCs/>
                <w:color w:val="FFFFFF"/>
                <w:sz w:val="20"/>
                <w:szCs w:val="20"/>
                <w:lang w:val="es-CL"/>
              </w:rPr>
              <w:t>Rol</w:t>
            </w:r>
          </w:p>
        </w:tc>
        <w:tc>
          <w:tcPr>
            <w:tcW w:w="4082" w:type="dxa"/>
            <w:tcBorders>
              <w:top w:val="nil"/>
              <w:left w:val="nil"/>
              <w:bottom w:val="single" w:sz="8" w:space="0" w:color="000000"/>
              <w:right w:val="single" w:sz="8" w:space="0" w:color="000000"/>
            </w:tcBorders>
            <w:shd w:val="clear" w:color="000000" w:fill="0000FF"/>
            <w:vAlign w:val="bottom"/>
            <w:hideMark/>
          </w:tcPr>
          <w:p w14:paraId="566D78EB" w14:textId="77777777" w:rsidR="00196A61" w:rsidRPr="00196A61" w:rsidRDefault="00196A61" w:rsidP="00196A61">
            <w:pPr>
              <w:jc w:val="center"/>
              <w:rPr>
                <w:rFonts w:ascii="Arial" w:eastAsia="Times New Roman" w:hAnsi="Arial" w:cs="Arial"/>
                <w:b/>
                <w:bCs/>
                <w:color w:val="FFFFFF"/>
                <w:sz w:val="20"/>
                <w:szCs w:val="20"/>
                <w:lang w:val="es-CL"/>
              </w:rPr>
            </w:pPr>
            <w:r w:rsidRPr="00196A61">
              <w:rPr>
                <w:rFonts w:ascii="Arial" w:eastAsia="Times New Roman" w:hAnsi="Arial" w:cs="Arial"/>
                <w:b/>
                <w:bCs/>
                <w:color w:val="FFFFFF"/>
                <w:sz w:val="20"/>
                <w:szCs w:val="20"/>
                <w:lang w:val="es-CL"/>
              </w:rPr>
              <w:t>Característica / Funcionalidad</w:t>
            </w:r>
          </w:p>
        </w:tc>
        <w:tc>
          <w:tcPr>
            <w:tcW w:w="3969" w:type="dxa"/>
            <w:tcBorders>
              <w:top w:val="nil"/>
              <w:left w:val="nil"/>
              <w:bottom w:val="single" w:sz="8" w:space="0" w:color="000000"/>
              <w:right w:val="single" w:sz="8" w:space="0" w:color="000000"/>
            </w:tcBorders>
            <w:shd w:val="clear" w:color="000000" w:fill="0000FF"/>
            <w:vAlign w:val="bottom"/>
            <w:hideMark/>
          </w:tcPr>
          <w:p w14:paraId="40C4B8CC" w14:textId="77777777" w:rsidR="00196A61" w:rsidRPr="00196A61" w:rsidRDefault="00196A61" w:rsidP="00196A61">
            <w:pPr>
              <w:jc w:val="center"/>
              <w:rPr>
                <w:rFonts w:ascii="Arial" w:eastAsia="Times New Roman" w:hAnsi="Arial" w:cs="Arial"/>
                <w:b/>
                <w:bCs/>
                <w:color w:val="FFFFFF"/>
                <w:sz w:val="20"/>
                <w:szCs w:val="20"/>
                <w:lang w:val="es-CL"/>
              </w:rPr>
            </w:pPr>
            <w:r w:rsidRPr="00196A61">
              <w:rPr>
                <w:rFonts w:ascii="Arial" w:eastAsia="Times New Roman" w:hAnsi="Arial" w:cs="Arial"/>
                <w:b/>
                <w:bCs/>
                <w:color w:val="FFFFFF"/>
                <w:sz w:val="20"/>
                <w:szCs w:val="20"/>
                <w:lang w:val="es-CL"/>
              </w:rPr>
              <w:t>Razón / Resultado</w:t>
            </w:r>
          </w:p>
        </w:tc>
      </w:tr>
      <w:tr w:rsidR="00196A61" w:rsidRPr="00196A61" w14:paraId="3A706E84" w14:textId="77777777" w:rsidTr="00196A61">
        <w:trPr>
          <w:trHeight w:val="300"/>
        </w:trPr>
        <w:tc>
          <w:tcPr>
            <w:tcW w:w="1341" w:type="dxa"/>
            <w:tcBorders>
              <w:top w:val="nil"/>
              <w:left w:val="single" w:sz="8" w:space="0" w:color="000000"/>
              <w:bottom w:val="single" w:sz="8" w:space="0" w:color="000000"/>
              <w:right w:val="single" w:sz="8" w:space="0" w:color="000000"/>
            </w:tcBorders>
            <w:shd w:val="clear" w:color="000000" w:fill="FFFFFF"/>
            <w:noWrap/>
            <w:vAlign w:val="bottom"/>
            <w:hideMark/>
          </w:tcPr>
          <w:p w14:paraId="47AA4F88"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1</w:t>
            </w:r>
          </w:p>
        </w:tc>
        <w:tc>
          <w:tcPr>
            <w:tcW w:w="2232" w:type="dxa"/>
            <w:tcBorders>
              <w:top w:val="nil"/>
              <w:left w:val="nil"/>
              <w:bottom w:val="single" w:sz="8" w:space="0" w:color="000000"/>
              <w:right w:val="single" w:sz="8" w:space="0" w:color="000000"/>
            </w:tcBorders>
            <w:shd w:val="clear" w:color="000000" w:fill="FFFFFF"/>
            <w:noWrap/>
            <w:vAlign w:val="bottom"/>
            <w:hideMark/>
          </w:tcPr>
          <w:p w14:paraId="6BB9E3D4"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Como Usuario</w:t>
            </w:r>
          </w:p>
        </w:tc>
        <w:tc>
          <w:tcPr>
            <w:tcW w:w="4082" w:type="dxa"/>
            <w:tcBorders>
              <w:top w:val="nil"/>
              <w:left w:val="nil"/>
              <w:bottom w:val="single" w:sz="8" w:space="0" w:color="000000"/>
              <w:right w:val="single" w:sz="8" w:space="0" w:color="000000"/>
            </w:tcBorders>
            <w:shd w:val="clear" w:color="000000" w:fill="FFFFFF"/>
            <w:noWrap/>
            <w:vAlign w:val="bottom"/>
            <w:hideMark/>
          </w:tcPr>
          <w:p w14:paraId="55662A89"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Necesito buscar un producto por categorias y rango</w:t>
            </w:r>
          </w:p>
        </w:tc>
        <w:tc>
          <w:tcPr>
            <w:tcW w:w="3969" w:type="dxa"/>
            <w:tcBorders>
              <w:top w:val="nil"/>
              <w:left w:val="nil"/>
              <w:bottom w:val="single" w:sz="8" w:space="0" w:color="000000"/>
              <w:right w:val="single" w:sz="8" w:space="0" w:color="000000"/>
            </w:tcBorders>
            <w:shd w:val="clear" w:color="000000" w:fill="FFFFFF"/>
            <w:noWrap/>
            <w:vAlign w:val="bottom"/>
            <w:hideMark/>
          </w:tcPr>
          <w:p w14:paraId="4B7AA09C"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Con la finalidad de encontrar el que busco.</w:t>
            </w:r>
          </w:p>
        </w:tc>
      </w:tr>
      <w:tr w:rsidR="00196A61" w:rsidRPr="00196A61" w14:paraId="4489BC74" w14:textId="77777777" w:rsidTr="00196A61">
        <w:trPr>
          <w:trHeight w:val="300"/>
        </w:trPr>
        <w:tc>
          <w:tcPr>
            <w:tcW w:w="1341" w:type="dxa"/>
            <w:tcBorders>
              <w:top w:val="nil"/>
              <w:left w:val="single" w:sz="8" w:space="0" w:color="000000"/>
              <w:bottom w:val="single" w:sz="8" w:space="0" w:color="000000"/>
              <w:right w:val="single" w:sz="8" w:space="0" w:color="000000"/>
            </w:tcBorders>
            <w:shd w:val="clear" w:color="000000" w:fill="FFFFFF"/>
            <w:noWrap/>
            <w:vAlign w:val="bottom"/>
            <w:hideMark/>
          </w:tcPr>
          <w:p w14:paraId="064CA2BC"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2</w:t>
            </w:r>
          </w:p>
        </w:tc>
        <w:tc>
          <w:tcPr>
            <w:tcW w:w="2232" w:type="dxa"/>
            <w:tcBorders>
              <w:top w:val="nil"/>
              <w:left w:val="nil"/>
              <w:bottom w:val="single" w:sz="8" w:space="0" w:color="000000"/>
              <w:right w:val="single" w:sz="8" w:space="0" w:color="000000"/>
            </w:tcBorders>
            <w:shd w:val="clear" w:color="000000" w:fill="FFFFFF"/>
            <w:noWrap/>
            <w:vAlign w:val="bottom"/>
            <w:hideMark/>
          </w:tcPr>
          <w:p w14:paraId="450BC589"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Como Usuario</w:t>
            </w:r>
          </w:p>
        </w:tc>
        <w:tc>
          <w:tcPr>
            <w:tcW w:w="4082" w:type="dxa"/>
            <w:tcBorders>
              <w:top w:val="nil"/>
              <w:left w:val="nil"/>
              <w:bottom w:val="single" w:sz="8" w:space="0" w:color="000000"/>
              <w:right w:val="single" w:sz="8" w:space="0" w:color="000000"/>
            </w:tcBorders>
            <w:shd w:val="clear" w:color="000000" w:fill="FFFFFF"/>
            <w:noWrap/>
            <w:vAlign w:val="bottom"/>
            <w:hideMark/>
          </w:tcPr>
          <w:p w14:paraId="6FA5FE4B"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Necesito buscar un producto por criterios (rango, palabra clave, precio máximo)</w:t>
            </w:r>
          </w:p>
        </w:tc>
        <w:tc>
          <w:tcPr>
            <w:tcW w:w="3969" w:type="dxa"/>
            <w:tcBorders>
              <w:top w:val="nil"/>
              <w:left w:val="nil"/>
              <w:bottom w:val="single" w:sz="8" w:space="0" w:color="000000"/>
              <w:right w:val="single" w:sz="8" w:space="0" w:color="000000"/>
            </w:tcBorders>
            <w:shd w:val="clear" w:color="000000" w:fill="FFFFFF"/>
            <w:noWrap/>
            <w:vAlign w:val="bottom"/>
            <w:hideMark/>
          </w:tcPr>
          <w:p w14:paraId="4E19882B"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Con la finalidad de poder buscar un producto al mejor precio.</w:t>
            </w:r>
          </w:p>
        </w:tc>
      </w:tr>
      <w:tr w:rsidR="00196A61" w:rsidRPr="00196A61" w14:paraId="3F0B87E9" w14:textId="77777777" w:rsidTr="00196A61">
        <w:trPr>
          <w:trHeight w:val="300"/>
        </w:trPr>
        <w:tc>
          <w:tcPr>
            <w:tcW w:w="1341" w:type="dxa"/>
            <w:tcBorders>
              <w:top w:val="nil"/>
              <w:left w:val="single" w:sz="8" w:space="0" w:color="000000"/>
              <w:bottom w:val="single" w:sz="8" w:space="0" w:color="000000"/>
              <w:right w:val="single" w:sz="8" w:space="0" w:color="000000"/>
            </w:tcBorders>
            <w:shd w:val="clear" w:color="000000" w:fill="FFFFFF"/>
            <w:noWrap/>
            <w:vAlign w:val="bottom"/>
            <w:hideMark/>
          </w:tcPr>
          <w:p w14:paraId="730F7804"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3</w:t>
            </w:r>
          </w:p>
        </w:tc>
        <w:tc>
          <w:tcPr>
            <w:tcW w:w="2232" w:type="dxa"/>
            <w:tcBorders>
              <w:top w:val="nil"/>
              <w:left w:val="nil"/>
              <w:bottom w:val="single" w:sz="8" w:space="0" w:color="000000"/>
              <w:right w:val="single" w:sz="8" w:space="0" w:color="000000"/>
            </w:tcBorders>
            <w:shd w:val="clear" w:color="000000" w:fill="FFFFFF"/>
            <w:noWrap/>
            <w:vAlign w:val="bottom"/>
            <w:hideMark/>
          </w:tcPr>
          <w:p w14:paraId="337C3567"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Como Usuario</w:t>
            </w:r>
          </w:p>
        </w:tc>
        <w:tc>
          <w:tcPr>
            <w:tcW w:w="4082" w:type="dxa"/>
            <w:tcBorders>
              <w:top w:val="nil"/>
              <w:left w:val="nil"/>
              <w:bottom w:val="single" w:sz="8" w:space="0" w:color="000000"/>
              <w:right w:val="single" w:sz="8" w:space="0" w:color="000000"/>
            </w:tcBorders>
            <w:shd w:val="clear" w:color="000000" w:fill="FFFFFF"/>
            <w:noWrap/>
            <w:vAlign w:val="bottom"/>
            <w:hideMark/>
          </w:tcPr>
          <w:p w14:paraId="3F198550"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 xml:space="preserve">Necesito poder seleccionar un producto </w:t>
            </w:r>
          </w:p>
        </w:tc>
        <w:tc>
          <w:tcPr>
            <w:tcW w:w="3969" w:type="dxa"/>
            <w:tcBorders>
              <w:top w:val="nil"/>
              <w:left w:val="nil"/>
              <w:bottom w:val="single" w:sz="8" w:space="0" w:color="000000"/>
              <w:right w:val="single" w:sz="8" w:space="0" w:color="000000"/>
            </w:tcBorders>
            <w:shd w:val="clear" w:color="000000" w:fill="FFFFFF"/>
            <w:noWrap/>
            <w:vAlign w:val="bottom"/>
            <w:hideMark/>
          </w:tcPr>
          <w:p w14:paraId="511C202F"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Con la finalidad de saber en donde esta al mejor precio.</w:t>
            </w:r>
          </w:p>
        </w:tc>
      </w:tr>
      <w:tr w:rsidR="00196A61" w:rsidRPr="00196A61" w14:paraId="41A84DE5" w14:textId="77777777" w:rsidTr="00196A61">
        <w:trPr>
          <w:trHeight w:val="300"/>
        </w:trPr>
        <w:tc>
          <w:tcPr>
            <w:tcW w:w="1341" w:type="dxa"/>
            <w:tcBorders>
              <w:top w:val="nil"/>
              <w:left w:val="single" w:sz="8" w:space="0" w:color="000000"/>
              <w:bottom w:val="single" w:sz="8" w:space="0" w:color="000000"/>
              <w:right w:val="single" w:sz="8" w:space="0" w:color="000000"/>
            </w:tcBorders>
            <w:shd w:val="clear" w:color="000000" w:fill="FFFFFF"/>
            <w:noWrap/>
            <w:vAlign w:val="bottom"/>
            <w:hideMark/>
          </w:tcPr>
          <w:p w14:paraId="3869D182"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4</w:t>
            </w:r>
          </w:p>
        </w:tc>
        <w:tc>
          <w:tcPr>
            <w:tcW w:w="2232" w:type="dxa"/>
            <w:tcBorders>
              <w:top w:val="nil"/>
              <w:left w:val="nil"/>
              <w:bottom w:val="single" w:sz="8" w:space="0" w:color="000000"/>
              <w:right w:val="single" w:sz="8" w:space="0" w:color="000000"/>
            </w:tcBorders>
            <w:shd w:val="clear" w:color="000000" w:fill="FFFFFF"/>
            <w:noWrap/>
            <w:vAlign w:val="bottom"/>
            <w:hideMark/>
          </w:tcPr>
          <w:p w14:paraId="4E97363A"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Como Usuario</w:t>
            </w:r>
          </w:p>
        </w:tc>
        <w:tc>
          <w:tcPr>
            <w:tcW w:w="4082" w:type="dxa"/>
            <w:tcBorders>
              <w:top w:val="nil"/>
              <w:left w:val="nil"/>
              <w:bottom w:val="single" w:sz="8" w:space="0" w:color="000000"/>
              <w:right w:val="single" w:sz="8" w:space="0" w:color="000000"/>
            </w:tcBorders>
            <w:shd w:val="clear" w:color="000000" w:fill="FFFFFF"/>
            <w:noWrap/>
            <w:vAlign w:val="bottom"/>
            <w:hideMark/>
          </w:tcPr>
          <w:p w14:paraId="1A082C49"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Necesito poder saber como llegar a una tienda deseada</w:t>
            </w:r>
          </w:p>
        </w:tc>
        <w:tc>
          <w:tcPr>
            <w:tcW w:w="3969" w:type="dxa"/>
            <w:tcBorders>
              <w:top w:val="nil"/>
              <w:left w:val="nil"/>
              <w:bottom w:val="single" w:sz="8" w:space="0" w:color="000000"/>
              <w:right w:val="single" w:sz="8" w:space="0" w:color="000000"/>
            </w:tcBorders>
            <w:shd w:val="clear" w:color="000000" w:fill="FFFFFF"/>
            <w:noWrap/>
            <w:vAlign w:val="bottom"/>
            <w:hideMark/>
          </w:tcPr>
          <w:p w14:paraId="46979E7F"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Con la finalidad de conocer el camino como llegar.</w:t>
            </w:r>
          </w:p>
        </w:tc>
      </w:tr>
      <w:tr w:rsidR="00196A61" w:rsidRPr="00196A61" w14:paraId="787CD50E" w14:textId="77777777" w:rsidTr="00196A61">
        <w:trPr>
          <w:trHeight w:val="300"/>
        </w:trPr>
        <w:tc>
          <w:tcPr>
            <w:tcW w:w="1341" w:type="dxa"/>
            <w:tcBorders>
              <w:top w:val="nil"/>
              <w:left w:val="single" w:sz="8" w:space="0" w:color="000000"/>
              <w:bottom w:val="single" w:sz="8" w:space="0" w:color="000000"/>
              <w:right w:val="single" w:sz="8" w:space="0" w:color="000000"/>
            </w:tcBorders>
            <w:shd w:val="clear" w:color="000000" w:fill="FFFFFF"/>
            <w:noWrap/>
            <w:vAlign w:val="bottom"/>
            <w:hideMark/>
          </w:tcPr>
          <w:p w14:paraId="70C12946"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lastRenderedPageBreak/>
              <w:t>5</w:t>
            </w:r>
          </w:p>
        </w:tc>
        <w:tc>
          <w:tcPr>
            <w:tcW w:w="2232" w:type="dxa"/>
            <w:tcBorders>
              <w:top w:val="nil"/>
              <w:left w:val="nil"/>
              <w:bottom w:val="single" w:sz="8" w:space="0" w:color="000000"/>
              <w:right w:val="single" w:sz="8" w:space="0" w:color="000000"/>
            </w:tcBorders>
            <w:shd w:val="clear" w:color="000000" w:fill="FFFFFF"/>
            <w:noWrap/>
            <w:vAlign w:val="bottom"/>
            <w:hideMark/>
          </w:tcPr>
          <w:p w14:paraId="3D594F87"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Como Usuario</w:t>
            </w:r>
          </w:p>
        </w:tc>
        <w:tc>
          <w:tcPr>
            <w:tcW w:w="4082" w:type="dxa"/>
            <w:tcBorders>
              <w:top w:val="nil"/>
              <w:left w:val="nil"/>
              <w:bottom w:val="single" w:sz="8" w:space="0" w:color="000000"/>
              <w:right w:val="single" w:sz="8" w:space="0" w:color="000000"/>
            </w:tcBorders>
            <w:shd w:val="clear" w:color="000000" w:fill="FFFFFF"/>
            <w:noWrap/>
            <w:vAlign w:val="bottom"/>
            <w:hideMark/>
          </w:tcPr>
          <w:p w14:paraId="264CB381"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Necesito que se muestre en un mapa la tienda deseada</w:t>
            </w:r>
          </w:p>
        </w:tc>
        <w:tc>
          <w:tcPr>
            <w:tcW w:w="3969" w:type="dxa"/>
            <w:tcBorders>
              <w:top w:val="nil"/>
              <w:left w:val="nil"/>
              <w:bottom w:val="single" w:sz="8" w:space="0" w:color="000000"/>
              <w:right w:val="single" w:sz="8" w:space="0" w:color="000000"/>
            </w:tcBorders>
            <w:shd w:val="clear" w:color="000000" w:fill="FFFFFF"/>
            <w:noWrap/>
            <w:vAlign w:val="bottom"/>
            <w:hideMark/>
          </w:tcPr>
          <w:p w14:paraId="678F1DF3"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Con la finalidad de saber donde esta la tienda.</w:t>
            </w:r>
          </w:p>
        </w:tc>
      </w:tr>
      <w:tr w:rsidR="00196A61" w:rsidRPr="00196A61" w14:paraId="124395DD" w14:textId="77777777" w:rsidTr="00196A61">
        <w:trPr>
          <w:trHeight w:val="300"/>
        </w:trPr>
        <w:tc>
          <w:tcPr>
            <w:tcW w:w="1341" w:type="dxa"/>
            <w:tcBorders>
              <w:top w:val="nil"/>
              <w:left w:val="single" w:sz="8" w:space="0" w:color="000000"/>
              <w:bottom w:val="single" w:sz="8" w:space="0" w:color="000000"/>
              <w:right w:val="single" w:sz="8" w:space="0" w:color="000000"/>
            </w:tcBorders>
            <w:shd w:val="clear" w:color="000000" w:fill="FFFFFF"/>
            <w:noWrap/>
            <w:vAlign w:val="bottom"/>
            <w:hideMark/>
          </w:tcPr>
          <w:p w14:paraId="68067BDC"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6</w:t>
            </w:r>
          </w:p>
        </w:tc>
        <w:tc>
          <w:tcPr>
            <w:tcW w:w="2232" w:type="dxa"/>
            <w:tcBorders>
              <w:top w:val="nil"/>
              <w:left w:val="nil"/>
              <w:bottom w:val="single" w:sz="8" w:space="0" w:color="000000"/>
              <w:right w:val="single" w:sz="8" w:space="0" w:color="000000"/>
            </w:tcBorders>
            <w:shd w:val="clear" w:color="000000" w:fill="FFFFFF"/>
            <w:noWrap/>
            <w:vAlign w:val="bottom"/>
            <w:hideMark/>
          </w:tcPr>
          <w:p w14:paraId="5BCA97D6"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Como Usuario</w:t>
            </w:r>
          </w:p>
        </w:tc>
        <w:tc>
          <w:tcPr>
            <w:tcW w:w="4082" w:type="dxa"/>
            <w:tcBorders>
              <w:top w:val="nil"/>
              <w:left w:val="nil"/>
              <w:bottom w:val="single" w:sz="8" w:space="0" w:color="000000"/>
              <w:right w:val="single" w:sz="8" w:space="0" w:color="000000"/>
            </w:tcBorders>
            <w:shd w:val="clear" w:color="000000" w:fill="FFFFFF"/>
            <w:noWrap/>
            <w:vAlign w:val="bottom"/>
            <w:hideMark/>
          </w:tcPr>
          <w:p w14:paraId="062FE2AF"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 xml:space="preserve">Necesito poder subir una imagen de un producto que desconozco </w:t>
            </w:r>
          </w:p>
        </w:tc>
        <w:tc>
          <w:tcPr>
            <w:tcW w:w="3969" w:type="dxa"/>
            <w:tcBorders>
              <w:top w:val="nil"/>
              <w:left w:val="nil"/>
              <w:bottom w:val="single" w:sz="8" w:space="0" w:color="000000"/>
              <w:right w:val="single" w:sz="8" w:space="0" w:color="000000"/>
            </w:tcBorders>
            <w:shd w:val="clear" w:color="000000" w:fill="FFFFFF"/>
            <w:noWrap/>
            <w:vAlign w:val="bottom"/>
            <w:hideMark/>
          </w:tcPr>
          <w:p w14:paraId="7618034D"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Con la finalidad de obtener respuestas sobre su informacion.</w:t>
            </w:r>
          </w:p>
        </w:tc>
      </w:tr>
      <w:tr w:rsidR="00196A61" w:rsidRPr="00196A61" w14:paraId="3599C0CB" w14:textId="77777777" w:rsidTr="00196A61">
        <w:trPr>
          <w:trHeight w:val="300"/>
        </w:trPr>
        <w:tc>
          <w:tcPr>
            <w:tcW w:w="1341" w:type="dxa"/>
            <w:tcBorders>
              <w:top w:val="nil"/>
              <w:left w:val="single" w:sz="8" w:space="0" w:color="000000"/>
              <w:bottom w:val="single" w:sz="8" w:space="0" w:color="000000"/>
              <w:right w:val="single" w:sz="8" w:space="0" w:color="000000"/>
            </w:tcBorders>
            <w:shd w:val="clear" w:color="000000" w:fill="FFFFFF"/>
            <w:noWrap/>
            <w:vAlign w:val="bottom"/>
            <w:hideMark/>
          </w:tcPr>
          <w:p w14:paraId="45D9008C"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7</w:t>
            </w:r>
          </w:p>
        </w:tc>
        <w:tc>
          <w:tcPr>
            <w:tcW w:w="2232" w:type="dxa"/>
            <w:tcBorders>
              <w:top w:val="nil"/>
              <w:left w:val="nil"/>
              <w:bottom w:val="single" w:sz="8" w:space="0" w:color="000000"/>
              <w:right w:val="single" w:sz="8" w:space="0" w:color="000000"/>
            </w:tcBorders>
            <w:shd w:val="clear" w:color="000000" w:fill="FFFFFF"/>
            <w:noWrap/>
            <w:vAlign w:val="bottom"/>
            <w:hideMark/>
          </w:tcPr>
          <w:p w14:paraId="30F6DCB8"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Como Usuario</w:t>
            </w:r>
          </w:p>
        </w:tc>
        <w:tc>
          <w:tcPr>
            <w:tcW w:w="4082" w:type="dxa"/>
            <w:tcBorders>
              <w:top w:val="nil"/>
              <w:left w:val="nil"/>
              <w:bottom w:val="single" w:sz="8" w:space="0" w:color="000000"/>
              <w:right w:val="single" w:sz="8" w:space="0" w:color="000000"/>
            </w:tcBorders>
            <w:shd w:val="clear" w:color="000000" w:fill="FFFFFF"/>
            <w:noWrap/>
            <w:vAlign w:val="bottom"/>
            <w:hideMark/>
          </w:tcPr>
          <w:p w14:paraId="097E3ADD"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Necesito poder comentar una imagen subida por otro usuario</w:t>
            </w:r>
          </w:p>
        </w:tc>
        <w:tc>
          <w:tcPr>
            <w:tcW w:w="3969" w:type="dxa"/>
            <w:tcBorders>
              <w:top w:val="nil"/>
              <w:left w:val="nil"/>
              <w:bottom w:val="single" w:sz="8" w:space="0" w:color="000000"/>
              <w:right w:val="single" w:sz="8" w:space="0" w:color="000000"/>
            </w:tcBorders>
            <w:shd w:val="clear" w:color="000000" w:fill="FFFFFF"/>
            <w:noWrap/>
            <w:vAlign w:val="bottom"/>
            <w:hideMark/>
          </w:tcPr>
          <w:p w14:paraId="4AA4F6B8"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Con la finalidad de dar respuestas al desconocimiento de otros usuarios.</w:t>
            </w:r>
          </w:p>
        </w:tc>
      </w:tr>
      <w:tr w:rsidR="00196A61" w:rsidRPr="00196A61" w14:paraId="4ACC9D5E" w14:textId="77777777" w:rsidTr="00196A61">
        <w:trPr>
          <w:trHeight w:val="320"/>
        </w:trPr>
        <w:tc>
          <w:tcPr>
            <w:tcW w:w="1341" w:type="dxa"/>
            <w:tcBorders>
              <w:top w:val="nil"/>
              <w:left w:val="single" w:sz="8" w:space="0" w:color="000000"/>
              <w:bottom w:val="single" w:sz="8" w:space="0" w:color="000000"/>
              <w:right w:val="single" w:sz="8" w:space="0" w:color="000000"/>
            </w:tcBorders>
            <w:shd w:val="clear" w:color="000000" w:fill="FFFFFF"/>
            <w:noWrap/>
            <w:vAlign w:val="bottom"/>
            <w:hideMark/>
          </w:tcPr>
          <w:p w14:paraId="6685FE51"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8</w:t>
            </w:r>
          </w:p>
        </w:tc>
        <w:tc>
          <w:tcPr>
            <w:tcW w:w="2232" w:type="dxa"/>
            <w:tcBorders>
              <w:top w:val="nil"/>
              <w:left w:val="nil"/>
              <w:bottom w:val="single" w:sz="8" w:space="0" w:color="000000"/>
              <w:right w:val="single" w:sz="8" w:space="0" w:color="000000"/>
            </w:tcBorders>
            <w:shd w:val="clear" w:color="000000" w:fill="FFFFFF"/>
            <w:noWrap/>
            <w:vAlign w:val="bottom"/>
            <w:hideMark/>
          </w:tcPr>
          <w:p w14:paraId="3D7A49B6"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Como Usuario</w:t>
            </w:r>
          </w:p>
        </w:tc>
        <w:tc>
          <w:tcPr>
            <w:tcW w:w="4082" w:type="dxa"/>
            <w:tcBorders>
              <w:top w:val="nil"/>
              <w:left w:val="nil"/>
              <w:bottom w:val="single" w:sz="8" w:space="0" w:color="000000"/>
              <w:right w:val="single" w:sz="8" w:space="0" w:color="000000"/>
            </w:tcBorders>
            <w:shd w:val="clear" w:color="000000" w:fill="FFFFFF"/>
            <w:noWrap/>
            <w:vAlign w:val="bottom"/>
            <w:hideMark/>
          </w:tcPr>
          <w:p w14:paraId="176A8E41"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Necesito poder registrarme en el sitio como usuario</w:t>
            </w:r>
          </w:p>
        </w:tc>
        <w:tc>
          <w:tcPr>
            <w:tcW w:w="3969" w:type="dxa"/>
            <w:tcBorders>
              <w:top w:val="nil"/>
              <w:left w:val="nil"/>
              <w:bottom w:val="single" w:sz="8" w:space="0" w:color="000000"/>
              <w:right w:val="single" w:sz="8" w:space="0" w:color="000000"/>
            </w:tcBorders>
            <w:shd w:val="clear" w:color="000000" w:fill="FFFFFF"/>
            <w:noWrap/>
            <w:vAlign w:val="bottom"/>
            <w:hideMark/>
          </w:tcPr>
          <w:p w14:paraId="6DE023DC"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Con la finalidad de poder subir imágenes y comentar.</w:t>
            </w:r>
          </w:p>
        </w:tc>
      </w:tr>
      <w:tr w:rsidR="00196A61" w:rsidRPr="00196A61" w14:paraId="1BCB538B" w14:textId="77777777" w:rsidTr="00196A61">
        <w:trPr>
          <w:trHeight w:val="300"/>
        </w:trPr>
        <w:tc>
          <w:tcPr>
            <w:tcW w:w="1341" w:type="dxa"/>
            <w:tcBorders>
              <w:top w:val="nil"/>
              <w:left w:val="single" w:sz="8" w:space="0" w:color="000000"/>
              <w:bottom w:val="single" w:sz="8" w:space="0" w:color="000000"/>
              <w:right w:val="single" w:sz="8" w:space="0" w:color="000000"/>
            </w:tcBorders>
            <w:shd w:val="clear" w:color="000000" w:fill="FFFFFF"/>
            <w:noWrap/>
            <w:vAlign w:val="bottom"/>
            <w:hideMark/>
          </w:tcPr>
          <w:p w14:paraId="26BDEF19"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9</w:t>
            </w:r>
          </w:p>
        </w:tc>
        <w:tc>
          <w:tcPr>
            <w:tcW w:w="2232" w:type="dxa"/>
            <w:tcBorders>
              <w:top w:val="nil"/>
              <w:left w:val="nil"/>
              <w:bottom w:val="single" w:sz="8" w:space="0" w:color="000000"/>
              <w:right w:val="single" w:sz="8" w:space="0" w:color="000000"/>
            </w:tcBorders>
            <w:shd w:val="clear" w:color="000000" w:fill="FFFFFF"/>
            <w:noWrap/>
            <w:vAlign w:val="bottom"/>
            <w:hideMark/>
          </w:tcPr>
          <w:p w14:paraId="5F8A64A7"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Como pequeña empresa</w:t>
            </w:r>
          </w:p>
        </w:tc>
        <w:tc>
          <w:tcPr>
            <w:tcW w:w="4082" w:type="dxa"/>
            <w:tcBorders>
              <w:top w:val="nil"/>
              <w:left w:val="nil"/>
              <w:bottom w:val="single" w:sz="8" w:space="0" w:color="000000"/>
              <w:right w:val="single" w:sz="8" w:space="0" w:color="000000"/>
            </w:tcBorders>
            <w:shd w:val="clear" w:color="000000" w:fill="FFFFFF"/>
            <w:noWrap/>
            <w:vAlign w:val="bottom"/>
            <w:hideMark/>
          </w:tcPr>
          <w:p w14:paraId="5B443AF3"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Necesito poder publicar un producto</w:t>
            </w:r>
          </w:p>
        </w:tc>
        <w:tc>
          <w:tcPr>
            <w:tcW w:w="3969" w:type="dxa"/>
            <w:tcBorders>
              <w:top w:val="nil"/>
              <w:left w:val="nil"/>
              <w:bottom w:val="single" w:sz="8" w:space="0" w:color="000000"/>
              <w:right w:val="single" w:sz="8" w:space="0" w:color="000000"/>
            </w:tcBorders>
            <w:shd w:val="clear" w:color="000000" w:fill="FFFFFF"/>
            <w:noWrap/>
            <w:vAlign w:val="bottom"/>
            <w:hideMark/>
          </w:tcPr>
          <w:p w14:paraId="639665C6"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Con la finalidad de que mi producto se encuentre dentro del sitio.</w:t>
            </w:r>
          </w:p>
        </w:tc>
      </w:tr>
      <w:tr w:rsidR="00196A61" w:rsidRPr="00196A61" w14:paraId="2D00B188" w14:textId="77777777" w:rsidTr="00196A61">
        <w:trPr>
          <w:trHeight w:val="320"/>
        </w:trPr>
        <w:tc>
          <w:tcPr>
            <w:tcW w:w="1341" w:type="dxa"/>
            <w:tcBorders>
              <w:top w:val="nil"/>
              <w:left w:val="single" w:sz="8" w:space="0" w:color="000000"/>
              <w:bottom w:val="single" w:sz="8" w:space="0" w:color="000000"/>
              <w:right w:val="single" w:sz="8" w:space="0" w:color="000000"/>
            </w:tcBorders>
            <w:shd w:val="clear" w:color="000000" w:fill="FFFFFF"/>
            <w:noWrap/>
            <w:vAlign w:val="bottom"/>
            <w:hideMark/>
          </w:tcPr>
          <w:p w14:paraId="6250C393"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10</w:t>
            </w:r>
          </w:p>
        </w:tc>
        <w:tc>
          <w:tcPr>
            <w:tcW w:w="2232" w:type="dxa"/>
            <w:tcBorders>
              <w:top w:val="nil"/>
              <w:left w:val="nil"/>
              <w:bottom w:val="single" w:sz="8" w:space="0" w:color="000000"/>
              <w:right w:val="single" w:sz="8" w:space="0" w:color="000000"/>
            </w:tcBorders>
            <w:shd w:val="clear" w:color="000000" w:fill="FFFFFF"/>
            <w:noWrap/>
            <w:vAlign w:val="bottom"/>
            <w:hideMark/>
          </w:tcPr>
          <w:p w14:paraId="4F6BD490"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Como pequeña empresa</w:t>
            </w:r>
          </w:p>
        </w:tc>
        <w:tc>
          <w:tcPr>
            <w:tcW w:w="4082" w:type="dxa"/>
            <w:tcBorders>
              <w:top w:val="nil"/>
              <w:left w:val="nil"/>
              <w:bottom w:val="single" w:sz="8" w:space="0" w:color="000000"/>
              <w:right w:val="single" w:sz="8" w:space="0" w:color="000000"/>
            </w:tcBorders>
            <w:shd w:val="clear" w:color="000000" w:fill="FFFFFF"/>
            <w:noWrap/>
            <w:vAlign w:val="bottom"/>
            <w:hideMark/>
          </w:tcPr>
          <w:p w14:paraId="76C6834F"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Necesito poder registrarme en el sitio como empresa</w:t>
            </w:r>
          </w:p>
        </w:tc>
        <w:tc>
          <w:tcPr>
            <w:tcW w:w="3969" w:type="dxa"/>
            <w:tcBorders>
              <w:top w:val="nil"/>
              <w:left w:val="nil"/>
              <w:bottom w:val="single" w:sz="8" w:space="0" w:color="000000"/>
              <w:right w:val="single" w:sz="8" w:space="0" w:color="000000"/>
            </w:tcBorders>
            <w:shd w:val="clear" w:color="000000" w:fill="FFFFFF"/>
            <w:noWrap/>
            <w:vAlign w:val="bottom"/>
            <w:hideMark/>
          </w:tcPr>
          <w:p w14:paraId="38A8563A"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Con la finalidad de poder publicar mis productos.</w:t>
            </w:r>
          </w:p>
        </w:tc>
      </w:tr>
      <w:tr w:rsidR="00196A61" w:rsidRPr="00196A61" w14:paraId="155D85E8" w14:textId="77777777" w:rsidTr="00196A61">
        <w:trPr>
          <w:trHeight w:val="320"/>
        </w:trPr>
        <w:tc>
          <w:tcPr>
            <w:tcW w:w="1341" w:type="dxa"/>
            <w:tcBorders>
              <w:top w:val="nil"/>
              <w:left w:val="single" w:sz="8" w:space="0" w:color="000000"/>
              <w:bottom w:val="single" w:sz="8" w:space="0" w:color="000000"/>
              <w:right w:val="single" w:sz="8" w:space="0" w:color="000000"/>
            </w:tcBorders>
            <w:shd w:val="clear" w:color="000000" w:fill="FFFFFF"/>
            <w:noWrap/>
            <w:vAlign w:val="bottom"/>
            <w:hideMark/>
          </w:tcPr>
          <w:p w14:paraId="0EA78CAB"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11</w:t>
            </w:r>
          </w:p>
        </w:tc>
        <w:tc>
          <w:tcPr>
            <w:tcW w:w="2232" w:type="dxa"/>
            <w:tcBorders>
              <w:top w:val="nil"/>
              <w:left w:val="nil"/>
              <w:bottom w:val="single" w:sz="8" w:space="0" w:color="000000"/>
              <w:right w:val="single" w:sz="8" w:space="0" w:color="000000"/>
            </w:tcBorders>
            <w:shd w:val="clear" w:color="000000" w:fill="FFFFFF"/>
            <w:noWrap/>
            <w:vAlign w:val="bottom"/>
            <w:hideMark/>
          </w:tcPr>
          <w:p w14:paraId="4CCC42EE"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Como Usuario</w:t>
            </w:r>
          </w:p>
        </w:tc>
        <w:tc>
          <w:tcPr>
            <w:tcW w:w="4082" w:type="dxa"/>
            <w:tcBorders>
              <w:top w:val="nil"/>
              <w:left w:val="nil"/>
              <w:bottom w:val="single" w:sz="8" w:space="0" w:color="000000"/>
              <w:right w:val="single" w:sz="8" w:space="0" w:color="000000"/>
            </w:tcBorders>
            <w:shd w:val="clear" w:color="000000" w:fill="FFFFFF"/>
            <w:noWrap/>
            <w:vAlign w:val="bottom"/>
            <w:hideMark/>
          </w:tcPr>
          <w:p w14:paraId="533070E3"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Necesito poder administrar mi cuenta</w:t>
            </w:r>
          </w:p>
        </w:tc>
        <w:tc>
          <w:tcPr>
            <w:tcW w:w="3969" w:type="dxa"/>
            <w:tcBorders>
              <w:top w:val="nil"/>
              <w:left w:val="nil"/>
              <w:bottom w:val="single" w:sz="8" w:space="0" w:color="000000"/>
              <w:right w:val="single" w:sz="8" w:space="0" w:color="000000"/>
            </w:tcBorders>
            <w:shd w:val="clear" w:color="000000" w:fill="FFFFFF"/>
            <w:noWrap/>
            <w:vAlign w:val="bottom"/>
            <w:hideMark/>
          </w:tcPr>
          <w:p w14:paraId="046798CC"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Con la finalidad de poder modificar mis datos.</w:t>
            </w:r>
          </w:p>
        </w:tc>
      </w:tr>
      <w:tr w:rsidR="00196A61" w:rsidRPr="00196A61" w14:paraId="236E637D" w14:textId="77777777" w:rsidTr="00196A61">
        <w:trPr>
          <w:trHeight w:val="320"/>
        </w:trPr>
        <w:tc>
          <w:tcPr>
            <w:tcW w:w="1341" w:type="dxa"/>
            <w:tcBorders>
              <w:top w:val="nil"/>
              <w:left w:val="single" w:sz="8" w:space="0" w:color="000000"/>
              <w:bottom w:val="single" w:sz="8" w:space="0" w:color="000000"/>
              <w:right w:val="single" w:sz="8" w:space="0" w:color="000000"/>
            </w:tcBorders>
            <w:shd w:val="clear" w:color="000000" w:fill="FFFFFF"/>
            <w:noWrap/>
            <w:vAlign w:val="bottom"/>
            <w:hideMark/>
          </w:tcPr>
          <w:p w14:paraId="3FE6C6CF"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12</w:t>
            </w:r>
          </w:p>
        </w:tc>
        <w:tc>
          <w:tcPr>
            <w:tcW w:w="2232" w:type="dxa"/>
            <w:tcBorders>
              <w:top w:val="nil"/>
              <w:left w:val="nil"/>
              <w:bottom w:val="single" w:sz="8" w:space="0" w:color="000000"/>
              <w:right w:val="single" w:sz="8" w:space="0" w:color="000000"/>
            </w:tcBorders>
            <w:shd w:val="clear" w:color="000000" w:fill="FFFFFF"/>
            <w:noWrap/>
            <w:vAlign w:val="bottom"/>
            <w:hideMark/>
          </w:tcPr>
          <w:p w14:paraId="1365CF84"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Como pequeña empresa</w:t>
            </w:r>
          </w:p>
        </w:tc>
        <w:tc>
          <w:tcPr>
            <w:tcW w:w="4082" w:type="dxa"/>
            <w:tcBorders>
              <w:top w:val="nil"/>
              <w:left w:val="nil"/>
              <w:bottom w:val="single" w:sz="8" w:space="0" w:color="000000"/>
              <w:right w:val="single" w:sz="8" w:space="0" w:color="000000"/>
            </w:tcBorders>
            <w:shd w:val="clear" w:color="000000" w:fill="FFFFFF"/>
            <w:noWrap/>
            <w:vAlign w:val="bottom"/>
            <w:hideMark/>
          </w:tcPr>
          <w:p w14:paraId="43D6A609"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Necesito poder administrar mi cuenta</w:t>
            </w:r>
          </w:p>
        </w:tc>
        <w:tc>
          <w:tcPr>
            <w:tcW w:w="3969" w:type="dxa"/>
            <w:tcBorders>
              <w:top w:val="nil"/>
              <w:left w:val="nil"/>
              <w:bottom w:val="single" w:sz="8" w:space="0" w:color="000000"/>
              <w:right w:val="single" w:sz="8" w:space="0" w:color="000000"/>
            </w:tcBorders>
            <w:shd w:val="clear" w:color="000000" w:fill="FFFFFF"/>
            <w:noWrap/>
            <w:vAlign w:val="bottom"/>
            <w:hideMark/>
          </w:tcPr>
          <w:p w14:paraId="1CAC921F"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Con la finalidad de poder modificar mis datos.</w:t>
            </w:r>
          </w:p>
        </w:tc>
      </w:tr>
      <w:tr w:rsidR="00196A61" w:rsidRPr="00196A61" w14:paraId="2884C70B" w14:textId="77777777" w:rsidTr="00196A61">
        <w:trPr>
          <w:trHeight w:val="320"/>
        </w:trPr>
        <w:tc>
          <w:tcPr>
            <w:tcW w:w="1341" w:type="dxa"/>
            <w:tcBorders>
              <w:top w:val="nil"/>
              <w:left w:val="single" w:sz="8" w:space="0" w:color="000000"/>
              <w:bottom w:val="single" w:sz="8" w:space="0" w:color="000000"/>
              <w:right w:val="single" w:sz="8" w:space="0" w:color="000000"/>
            </w:tcBorders>
            <w:shd w:val="clear" w:color="000000" w:fill="FFFFFF"/>
            <w:noWrap/>
            <w:vAlign w:val="bottom"/>
            <w:hideMark/>
          </w:tcPr>
          <w:p w14:paraId="5CEB7D0A"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13</w:t>
            </w:r>
          </w:p>
        </w:tc>
        <w:tc>
          <w:tcPr>
            <w:tcW w:w="2232" w:type="dxa"/>
            <w:tcBorders>
              <w:top w:val="nil"/>
              <w:left w:val="nil"/>
              <w:bottom w:val="single" w:sz="8" w:space="0" w:color="000000"/>
              <w:right w:val="single" w:sz="8" w:space="0" w:color="000000"/>
            </w:tcBorders>
            <w:shd w:val="clear" w:color="000000" w:fill="FFFFFF"/>
            <w:noWrap/>
            <w:vAlign w:val="bottom"/>
            <w:hideMark/>
          </w:tcPr>
          <w:p w14:paraId="5128BF2D"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Como Usuario</w:t>
            </w:r>
          </w:p>
        </w:tc>
        <w:tc>
          <w:tcPr>
            <w:tcW w:w="4082" w:type="dxa"/>
            <w:tcBorders>
              <w:top w:val="nil"/>
              <w:left w:val="nil"/>
              <w:bottom w:val="single" w:sz="8" w:space="0" w:color="000000"/>
              <w:right w:val="single" w:sz="8" w:space="0" w:color="000000"/>
            </w:tcBorders>
            <w:shd w:val="clear" w:color="000000" w:fill="FFFFFF"/>
            <w:noWrap/>
            <w:vAlign w:val="bottom"/>
            <w:hideMark/>
          </w:tcPr>
          <w:p w14:paraId="233AF352"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Necesito poder ingresar a mi cuenta</w:t>
            </w:r>
          </w:p>
        </w:tc>
        <w:tc>
          <w:tcPr>
            <w:tcW w:w="3969" w:type="dxa"/>
            <w:tcBorders>
              <w:top w:val="nil"/>
              <w:left w:val="nil"/>
              <w:bottom w:val="single" w:sz="8" w:space="0" w:color="000000"/>
              <w:right w:val="single" w:sz="8" w:space="0" w:color="000000"/>
            </w:tcBorders>
            <w:shd w:val="clear" w:color="000000" w:fill="FFFFFF"/>
            <w:noWrap/>
            <w:vAlign w:val="bottom"/>
            <w:hideMark/>
          </w:tcPr>
          <w:p w14:paraId="27955FB1"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Con la finalidad de poder administrar mi cuenta, subir imágenes y comentar.</w:t>
            </w:r>
          </w:p>
        </w:tc>
      </w:tr>
      <w:tr w:rsidR="00196A61" w:rsidRPr="00196A61" w14:paraId="6FDCAB6A" w14:textId="77777777" w:rsidTr="00196A61">
        <w:trPr>
          <w:trHeight w:val="320"/>
        </w:trPr>
        <w:tc>
          <w:tcPr>
            <w:tcW w:w="1341" w:type="dxa"/>
            <w:tcBorders>
              <w:top w:val="nil"/>
              <w:left w:val="single" w:sz="8" w:space="0" w:color="000000"/>
              <w:bottom w:val="single" w:sz="8" w:space="0" w:color="000000"/>
              <w:right w:val="single" w:sz="8" w:space="0" w:color="000000"/>
            </w:tcBorders>
            <w:shd w:val="clear" w:color="000000" w:fill="FFFFFF"/>
            <w:noWrap/>
            <w:vAlign w:val="bottom"/>
            <w:hideMark/>
          </w:tcPr>
          <w:p w14:paraId="08D4BE40"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14</w:t>
            </w:r>
          </w:p>
        </w:tc>
        <w:tc>
          <w:tcPr>
            <w:tcW w:w="2232" w:type="dxa"/>
            <w:tcBorders>
              <w:top w:val="nil"/>
              <w:left w:val="nil"/>
              <w:bottom w:val="single" w:sz="8" w:space="0" w:color="000000"/>
              <w:right w:val="single" w:sz="8" w:space="0" w:color="000000"/>
            </w:tcBorders>
            <w:shd w:val="clear" w:color="000000" w:fill="FFFFFF"/>
            <w:noWrap/>
            <w:vAlign w:val="bottom"/>
            <w:hideMark/>
          </w:tcPr>
          <w:p w14:paraId="64935B24"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Como pequeña empresa</w:t>
            </w:r>
          </w:p>
        </w:tc>
        <w:tc>
          <w:tcPr>
            <w:tcW w:w="4082" w:type="dxa"/>
            <w:tcBorders>
              <w:top w:val="nil"/>
              <w:left w:val="nil"/>
              <w:bottom w:val="single" w:sz="8" w:space="0" w:color="000000"/>
              <w:right w:val="single" w:sz="8" w:space="0" w:color="000000"/>
            </w:tcBorders>
            <w:shd w:val="clear" w:color="000000" w:fill="FFFFFF"/>
            <w:noWrap/>
            <w:vAlign w:val="bottom"/>
            <w:hideMark/>
          </w:tcPr>
          <w:p w14:paraId="041C4F45"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Necesito poder ingresar a mi cuenta</w:t>
            </w:r>
          </w:p>
        </w:tc>
        <w:tc>
          <w:tcPr>
            <w:tcW w:w="3969" w:type="dxa"/>
            <w:tcBorders>
              <w:top w:val="nil"/>
              <w:left w:val="nil"/>
              <w:bottom w:val="single" w:sz="8" w:space="0" w:color="000000"/>
              <w:right w:val="single" w:sz="8" w:space="0" w:color="000000"/>
            </w:tcBorders>
            <w:shd w:val="clear" w:color="000000" w:fill="FFFFFF"/>
            <w:noWrap/>
            <w:vAlign w:val="bottom"/>
            <w:hideMark/>
          </w:tcPr>
          <w:p w14:paraId="4D19BFB7" w14:textId="77777777" w:rsidR="00196A61" w:rsidRPr="00196A61" w:rsidRDefault="00196A61" w:rsidP="00196A61">
            <w:pPr>
              <w:rPr>
                <w:rFonts w:ascii="Arial" w:eastAsia="Times New Roman" w:hAnsi="Arial" w:cs="Arial"/>
                <w:color w:val="000000"/>
                <w:sz w:val="20"/>
                <w:szCs w:val="20"/>
                <w:lang w:val="es-CL"/>
              </w:rPr>
            </w:pPr>
            <w:r w:rsidRPr="00196A61">
              <w:rPr>
                <w:rFonts w:ascii="Arial" w:eastAsia="Times New Roman" w:hAnsi="Arial" w:cs="Arial"/>
                <w:color w:val="000000"/>
                <w:sz w:val="20"/>
                <w:szCs w:val="20"/>
                <w:lang w:val="es-CL"/>
              </w:rPr>
              <w:t>Con la finalidad de poder administrar mi cuenta y publicar productos.</w:t>
            </w:r>
          </w:p>
        </w:tc>
      </w:tr>
    </w:tbl>
    <w:p w14:paraId="35C691D5" w14:textId="77777777" w:rsidR="0045030E" w:rsidRPr="007416EB" w:rsidRDefault="0045030E" w:rsidP="008D0E59">
      <w:pPr>
        <w:ind w:left="708"/>
        <w:rPr>
          <w:lang w:val="es-ES"/>
        </w:rPr>
      </w:pPr>
    </w:p>
    <w:p w14:paraId="1920CBDD" w14:textId="77777777" w:rsidR="006B3C88" w:rsidRDefault="006B3C88" w:rsidP="006B3C88">
      <w:pPr>
        <w:pStyle w:val="Ttulo1"/>
      </w:pPr>
      <w:bookmarkStart w:id="33" w:name="_Toc290001256"/>
      <w:r>
        <w:t>Requerimientos de Usuario (técnica caso uso/descripción escenario)</w:t>
      </w:r>
      <w:bookmarkEnd w:id="33"/>
    </w:p>
    <w:p w14:paraId="107DFFC8" w14:textId="37754FA7" w:rsidR="008D0E59" w:rsidRDefault="008D0E59" w:rsidP="008D0E59">
      <w:pPr>
        <w:pStyle w:val="Ttulo2"/>
      </w:pPr>
      <w:bookmarkStart w:id="34" w:name="_Toc290001257"/>
      <w:r>
        <w:t>Caso de uso</w:t>
      </w:r>
      <w:bookmarkEnd w:id="34"/>
    </w:p>
    <w:p w14:paraId="1CEC7C9D" w14:textId="7DDAA160" w:rsidR="008D0E59" w:rsidRDefault="008D0E59" w:rsidP="002E6074">
      <w:pPr>
        <w:ind w:hanging="1134"/>
        <w:rPr>
          <w:lang w:val="es-ES"/>
        </w:rPr>
      </w:pPr>
    </w:p>
    <w:p w14:paraId="42A53CEB" w14:textId="5C1ABDF2" w:rsidR="00343123" w:rsidRDefault="0045030E" w:rsidP="002E6074">
      <w:pPr>
        <w:ind w:hanging="1134"/>
        <w:rPr>
          <w:lang w:val="es-ES"/>
        </w:rPr>
      </w:pPr>
      <w:r>
        <w:rPr>
          <w:noProof/>
          <w:lang w:val="es-ES"/>
        </w:rPr>
        <w:lastRenderedPageBreak/>
        <w:drawing>
          <wp:inline distT="0" distB="0" distL="0" distR="0" wp14:anchorId="08F5C363" wp14:editId="4EE9CC3F">
            <wp:extent cx="5612130" cy="5858510"/>
            <wp:effectExtent l="0" t="0" r="127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5858510"/>
                    </a:xfrm>
                    <a:prstGeom prst="rect">
                      <a:avLst/>
                    </a:prstGeom>
                  </pic:spPr>
                </pic:pic>
              </a:graphicData>
            </a:graphic>
          </wp:inline>
        </w:drawing>
      </w:r>
    </w:p>
    <w:p w14:paraId="581EE60D" w14:textId="281FE2DB" w:rsidR="00343123" w:rsidRDefault="00167F13" w:rsidP="002E6074">
      <w:pPr>
        <w:ind w:hanging="1134"/>
        <w:rPr>
          <w:lang w:val="es-ES"/>
        </w:rPr>
      </w:pPr>
      <w:ins w:id="35" w:author="Francisco Ovalle" w:date="2015-04-11T17:37:00Z">
        <w:r>
          <w:rPr>
            <w:noProof/>
            <w:lang w:val="es-ES"/>
          </w:rPr>
          <w:lastRenderedPageBreak/>
          <w:drawing>
            <wp:inline distT="0" distB="0" distL="0" distR="0" wp14:anchorId="6A4EB895" wp14:editId="1E5FA4E0">
              <wp:extent cx="5868035" cy="807518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basico.jpg"/>
                      <pic:cNvPicPr/>
                    </pic:nvPicPr>
                    <pic:blipFill>
                      <a:blip r:embed="rId12">
                        <a:extLst>
                          <a:ext uri="{28A0092B-C50C-407E-A947-70E740481C1C}">
                            <a14:useLocalDpi xmlns:a14="http://schemas.microsoft.com/office/drawing/2010/main" val="0"/>
                          </a:ext>
                        </a:extLst>
                      </a:blip>
                      <a:stretch>
                        <a:fillRect/>
                      </a:stretch>
                    </pic:blipFill>
                    <pic:spPr>
                      <a:xfrm>
                        <a:off x="0" y="0"/>
                        <a:ext cx="5868035" cy="8075180"/>
                      </a:xfrm>
                      <a:prstGeom prst="rect">
                        <a:avLst/>
                      </a:prstGeom>
                    </pic:spPr>
                  </pic:pic>
                </a:graphicData>
              </a:graphic>
            </wp:inline>
          </w:drawing>
        </w:r>
      </w:ins>
    </w:p>
    <w:p w14:paraId="2A7D917C" w14:textId="0FDFFCA5" w:rsidR="008D0E59" w:rsidRDefault="008D0E59" w:rsidP="008D0E59">
      <w:pPr>
        <w:pStyle w:val="Ttulo2"/>
      </w:pPr>
      <w:bookmarkStart w:id="36" w:name="_Toc290001258"/>
      <w:r>
        <w:lastRenderedPageBreak/>
        <w:t>Escenarios</w:t>
      </w:r>
      <w:bookmarkEnd w:id="36"/>
    </w:p>
    <w:tbl>
      <w:tblPr>
        <w:tblW w:w="11700" w:type="dxa"/>
        <w:tblInd w:w="-1348" w:type="dxa"/>
        <w:tblCellMar>
          <w:left w:w="70" w:type="dxa"/>
          <w:right w:w="70" w:type="dxa"/>
        </w:tblCellMar>
        <w:tblLook w:val="04A0" w:firstRow="1" w:lastRow="0" w:firstColumn="1" w:lastColumn="0" w:noHBand="0" w:noVBand="1"/>
      </w:tblPr>
      <w:tblGrid>
        <w:gridCol w:w="1300"/>
        <w:gridCol w:w="1300"/>
        <w:gridCol w:w="1300"/>
        <w:gridCol w:w="1300"/>
        <w:gridCol w:w="1300"/>
        <w:gridCol w:w="1300"/>
        <w:gridCol w:w="1300"/>
        <w:gridCol w:w="1300"/>
        <w:gridCol w:w="1300"/>
      </w:tblGrid>
      <w:tr w:rsidR="0045030E" w:rsidRPr="0045030E" w14:paraId="56DD84DA" w14:textId="77777777" w:rsidTr="0045030E">
        <w:trPr>
          <w:trHeight w:val="300"/>
        </w:trPr>
        <w:tc>
          <w:tcPr>
            <w:tcW w:w="2600" w:type="dxa"/>
            <w:gridSpan w:val="2"/>
            <w:tcBorders>
              <w:top w:val="nil"/>
              <w:left w:val="nil"/>
              <w:bottom w:val="single" w:sz="4" w:space="0" w:color="auto"/>
              <w:right w:val="single" w:sz="4" w:space="0" w:color="000000"/>
            </w:tcBorders>
            <w:shd w:val="clear" w:color="auto" w:fill="auto"/>
            <w:noWrap/>
            <w:vAlign w:val="bottom"/>
            <w:hideMark/>
          </w:tcPr>
          <w:p w14:paraId="49BABDA6"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Nombre C.U:</w:t>
            </w:r>
          </w:p>
        </w:tc>
        <w:tc>
          <w:tcPr>
            <w:tcW w:w="9100" w:type="dxa"/>
            <w:gridSpan w:val="7"/>
            <w:tcBorders>
              <w:top w:val="single" w:sz="4" w:space="0" w:color="auto"/>
              <w:left w:val="nil"/>
              <w:bottom w:val="single" w:sz="4" w:space="0" w:color="auto"/>
              <w:right w:val="single" w:sz="4" w:space="0" w:color="000000"/>
            </w:tcBorders>
            <w:shd w:val="clear" w:color="auto" w:fill="auto"/>
            <w:hideMark/>
          </w:tcPr>
          <w:p w14:paraId="1C0A6BFD"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Comentar en imágenes que otros usuarios subieron.</w:t>
            </w:r>
          </w:p>
        </w:tc>
      </w:tr>
      <w:tr w:rsidR="0045030E" w:rsidRPr="0045030E" w14:paraId="2FF66873" w14:textId="77777777" w:rsidTr="0045030E">
        <w:trPr>
          <w:trHeight w:val="92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B3E8507"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Resumen:</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78820B3F"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Usuario esta en sitio web dispuesto a comentar imágenes que otros usuarios han subido, con el fin de que se les de mayor detalle del producto, ya sea más información del producto y/o lugar de venta y precio de venta.</w:t>
            </w:r>
          </w:p>
        </w:tc>
      </w:tr>
      <w:tr w:rsidR="0045030E" w:rsidRPr="0045030E" w14:paraId="6262D942" w14:textId="77777777" w:rsidTr="0045030E">
        <w:trPr>
          <w:trHeight w:val="6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1B11C14C"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Pre-Condiciones:</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133138F5"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Usuario esta registrado en el sistema.</w:t>
            </w:r>
            <w:r w:rsidRPr="0045030E">
              <w:rPr>
                <w:rFonts w:ascii="Calibri" w:eastAsia="Times New Roman" w:hAnsi="Calibri" w:cs="Times New Roman"/>
                <w:color w:val="000000"/>
                <w:lang w:val="es-CL"/>
              </w:rPr>
              <w:br/>
              <w:t>Usuario ha ingresado al sistema con sus credenciales.</w:t>
            </w:r>
          </w:p>
        </w:tc>
      </w:tr>
      <w:tr w:rsidR="0045030E" w:rsidRPr="0045030E" w14:paraId="640B5DA4" w14:textId="77777777" w:rsidTr="0045030E">
        <w:trPr>
          <w:trHeight w:val="12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535930B"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Flujo Normal:</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7356CD35"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1.- Usuario ingresa a sección "social".</w:t>
            </w:r>
            <w:r w:rsidRPr="0045030E">
              <w:rPr>
                <w:rFonts w:ascii="Calibri" w:eastAsia="Times New Roman" w:hAnsi="Calibri" w:cs="Times New Roman"/>
                <w:color w:val="000000"/>
                <w:lang w:val="es-CL"/>
              </w:rPr>
              <w:br/>
              <w:t>2.- Usuario ve fotos subidas al sistema.</w:t>
            </w:r>
            <w:r w:rsidRPr="0045030E">
              <w:rPr>
                <w:rFonts w:ascii="Calibri" w:eastAsia="Times New Roman" w:hAnsi="Calibri" w:cs="Times New Roman"/>
                <w:color w:val="000000"/>
                <w:lang w:val="es-CL"/>
              </w:rPr>
              <w:br/>
              <w:t>3.- Usuario deja comentario en fotografía de producto.</w:t>
            </w:r>
            <w:r w:rsidRPr="0045030E">
              <w:rPr>
                <w:rFonts w:ascii="Calibri" w:eastAsia="Times New Roman" w:hAnsi="Calibri" w:cs="Times New Roman"/>
                <w:color w:val="000000"/>
                <w:lang w:val="es-CL"/>
              </w:rPr>
              <w:br/>
              <w:t>4.- Usuario sigue viendo fotos</w:t>
            </w:r>
          </w:p>
        </w:tc>
      </w:tr>
      <w:tr w:rsidR="0045030E" w:rsidRPr="0045030E" w14:paraId="3C072536" w14:textId="77777777" w:rsidTr="0045030E">
        <w:trPr>
          <w:trHeight w:val="3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2314524B"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Flujo Alterno:</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5DA5C86F"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3a.- Usuario no conoce nada sobre el producto. Sigue a punto 5.</w:t>
            </w:r>
          </w:p>
        </w:tc>
      </w:tr>
      <w:tr w:rsidR="0045030E" w:rsidRPr="0045030E" w14:paraId="0B5C2356" w14:textId="77777777" w:rsidTr="0045030E">
        <w:trPr>
          <w:trHeight w:val="3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792B6F1E"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Excepciones:</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1252BE53"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No se encuentran "post" de otros usuarios.</w:t>
            </w:r>
          </w:p>
        </w:tc>
      </w:tr>
      <w:tr w:rsidR="0045030E" w:rsidRPr="0045030E" w14:paraId="0340FB4D" w14:textId="77777777" w:rsidTr="0045030E">
        <w:trPr>
          <w:trHeight w:val="300"/>
        </w:trPr>
        <w:tc>
          <w:tcPr>
            <w:tcW w:w="1300" w:type="dxa"/>
            <w:tcBorders>
              <w:top w:val="nil"/>
              <w:left w:val="nil"/>
              <w:bottom w:val="nil"/>
              <w:right w:val="nil"/>
            </w:tcBorders>
            <w:shd w:val="clear" w:color="auto" w:fill="auto"/>
            <w:noWrap/>
            <w:vAlign w:val="bottom"/>
            <w:hideMark/>
          </w:tcPr>
          <w:p w14:paraId="68C46205"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50F15A78"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vAlign w:val="bottom"/>
            <w:hideMark/>
          </w:tcPr>
          <w:p w14:paraId="562882B6"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vAlign w:val="bottom"/>
            <w:hideMark/>
          </w:tcPr>
          <w:p w14:paraId="6B2B6724"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vAlign w:val="bottom"/>
            <w:hideMark/>
          </w:tcPr>
          <w:p w14:paraId="7B20C6E9"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vAlign w:val="bottom"/>
            <w:hideMark/>
          </w:tcPr>
          <w:p w14:paraId="337BDC25"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vAlign w:val="bottom"/>
            <w:hideMark/>
          </w:tcPr>
          <w:p w14:paraId="31B948E4"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vAlign w:val="bottom"/>
            <w:hideMark/>
          </w:tcPr>
          <w:p w14:paraId="2C2E1750"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vAlign w:val="bottom"/>
            <w:hideMark/>
          </w:tcPr>
          <w:p w14:paraId="7F4132A6" w14:textId="77777777" w:rsidR="0045030E" w:rsidRPr="0045030E" w:rsidRDefault="0045030E" w:rsidP="0045030E">
            <w:pPr>
              <w:rPr>
                <w:rFonts w:ascii="Calibri" w:eastAsia="Times New Roman" w:hAnsi="Calibri" w:cs="Times New Roman"/>
                <w:color w:val="000000"/>
                <w:lang w:val="es-CL"/>
              </w:rPr>
            </w:pPr>
          </w:p>
        </w:tc>
      </w:tr>
      <w:tr w:rsidR="0045030E" w:rsidRPr="0045030E" w14:paraId="5A4A7E0E" w14:textId="77777777" w:rsidTr="0045030E">
        <w:trPr>
          <w:trHeight w:val="300"/>
        </w:trPr>
        <w:tc>
          <w:tcPr>
            <w:tcW w:w="2600" w:type="dxa"/>
            <w:gridSpan w:val="2"/>
            <w:tcBorders>
              <w:top w:val="nil"/>
              <w:left w:val="nil"/>
              <w:bottom w:val="single" w:sz="4" w:space="0" w:color="auto"/>
              <w:right w:val="single" w:sz="4" w:space="0" w:color="000000"/>
            </w:tcBorders>
            <w:shd w:val="clear" w:color="auto" w:fill="auto"/>
            <w:noWrap/>
            <w:vAlign w:val="bottom"/>
            <w:hideMark/>
          </w:tcPr>
          <w:p w14:paraId="6EF56926"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Nombre C.U:</w:t>
            </w:r>
          </w:p>
        </w:tc>
        <w:tc>
          <w:tcPr>
            <w:tcW w:w="9100" w:type="dxa"/>
            <w:gridSpan w:val="7"/>
            <w:tcBorders>
              <w:top w:val="single" w:sz="4" w:space="0" w:color="auto"/>
              <w:left w:val="nil"/>
              <w:bottom w:val="single" w:sz="4" w:space="0" w:color="auto"/>
              <w:right w:val="single" w:sz="4" w:space="0" w:color="000000"/>
            </w:tcBorders>
            <w:shd w:val="clear" w:color="auto" w:fill="auto"/>
            <w:hideMark/>
          </w:tcPr>
          <w:p w14:paraId="57CFCF24"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Subir Imagen Producto desconocido</w:t>
            </w:r>
          </w:p>
        </w:tc>
      </w:tr>
      <w:tr w:rsidR="0045030E" w:rsidRPr="0045030E" w14:paraId="419CCE1D" w14:textId="77777777" w:rsidTr="0045030E">
        <w:trPr>
          <w:trHeight w:val="6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76D2C117"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Resumen:</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0E467FAD"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Usuario posee fotografía de producto deseado, pero no conoce mayor información sobre el mismo, por lo que desea conocer mayor información sobre dicho producto.</w:t>
            </w:r>
          </w:p>
        </w:tc>
      </w:tr>
      <w:tr w:rsidR="0045030E" w:rsidRPr="0045030E" w14:paraId="532C016B" w14:textId="77777777" w:rsidTr="0045030E">
        <w:trPr>
          <w:trHeight w:val="6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379C0634"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Pre-Condiciones:</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77A6C04B"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Usuario esta registrado en el sistema.</w:t>
            </w:r>
            <w:r w:rsidRPr="0045030E">
              <w:rPr>
                <w:rFonts w:ascii="Calibri" w:eastAsia="Times New Roman" w:hAnsi="Calibri" w:cs="Times New Roman"/>
                <w:color w:val="000000"/>
                <w:lang w:val="es-CL"/>
              </w:rPr>
              <w:br/>
              <w:t>Usuario ha ingresado al sistema con sus credenciales.</w:t>
            </w:r>
          </w:p>
        </w:tc>
      </w:tr>
      <w:tr w:rsidR="0045030E" w:rsidRPr="0045030E" w14:paraId="4CA0A198" w14:textId="77777777" w:rsidTr="0045030E">
        <w:trPr>
          <w:trHeight w:val="225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5A3F4F98"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Flujo Normal:</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49DD5F5F"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 xml:space="preserve">1.- Usuario ingresa a sección "social" </w:t>
            </w:r>
            <w:r w:rsidRPr="0045030E">
              <w:rPr>
                <w:rFonts w:ascii="Calibri" w:eastAsia="Times New Roman" w:hAnsi="Calibri" w:cs="Times New Roman"/>
                <w:color w:val="000000"/>
                <w:lang w:val="es-CL"/>
              </w:rPr>
              <w:br/>
              <w:t>2.- Usuario selecciona fotografía de producto deseado.</w:t>
            </w:r>
            <w:r w:rsidRPr="0045030E">
              <w:rPr>
                <w:rFonts w:ascii="Calibri" w:eastAsia="Times New Roman" w:hAnsi="Calibri" w:cs="Times New Roman"/>
                <w:color w:val="000000"/>
                <w:lang w:val="es-CL"/>
              </w:rPr>
              <w:br/>
              <w:t>3.- Usuario presiona "Subir Imagen".</w:t>
            </w:r>
            <w:r w:rsidRPr="0045030E">
              <w:rPr>
                <w:rFonts w:ascii="Calibri" w:eastAsia="Times New Roman" w:hAnsi="Calibri" w:cs="Times New Roman"/>
                <w:color w:val="000000"/>
                <w:lang w:val="es-CL"/>
              </w:rPr>
              <w:br/>
              <w:t>4.- Sistema sube imagen.</w:t>
            </w:r>
            <w:r w:rsidRPr="0045030E">
              <w:rPr>
                <w:rFonts w:ascii="Calibri" w:eastAsia="Times New Roman" w:hAnsi="Calibri" w:cs="Times New Roman"/>
                <w:color w:val="000000"/>
                <w:lang w:val="es-CL"/>
              </w:rPr>
              <w:br/>
              <w:t>5.- Usuario pone comentario en fotografía.</w:t>
            </w:r>
            <w:r w:rsidRPr="0045030E">
              <w:rPr>
                <w:rFonts w:ascii="Calibri" w:eastAsia="Times New Roman" w:hAnsi="Calibri" w:cs="Times New Roman"/>
                <w:color w:val="000000"/>
                <w:lang w:val="es-CL"/>
              </w:rPr>
              <w:br/>
              <w:t>6.- Usuario presiona "Publicar".</w:t>
            </w:r>
            <w:r w:rsidRPr="0045030E">
              <w:rPr>
                <w:rFonts w:ascii="Calibri" w:eastAsia="Times New Roman" w:hAnsi="Calibri" w:cs="Times New Roman"/>
                <w:color w:val="000000"/>
                <w:lang w:val="es-CL"/>
              </w:rPr>
              <w:br/>
              <w:t>7.- Sistema publica "post".</w:t>
            </w:r>
          </w:p>
        </w:tc>
      </w:tr>
      <w:tr w:rsidR="0045030E" w:rsidRPr="0045030E" w14:paraId="551700A9" w14:textId="77777777" w:rsidTr="0045030E">
        <w:trPr>
          <w:trHeight w:val="6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49641524"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Flujo Alterno:</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1F8BE683"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2a.- Imagen no seleccionada. Vuelve a paso 2.</w:t>
            </w:r>
            <w:r w:rsidRPr="0045030E">
              <w:rPr>
                <w:rFonts w:ascii="Calibri" w:eastAsia="Times New Roman" w:hAnsi="Calibri" w:cs="Times New Roman"/>
                <w:color w:val="000000"/>
                <w:lang w:val="es-CL"/>
              </w:rPr>
              <w:br/>
              <w:t>5a.- Usuario no pone comentario en fotografía.</w:t>
            </w:r>
          </w:p>
        </w:tc>
      </w:tr>
      <w:tr w:rsidR="0045030E" w:rsidRPr="0045030E" w14:paraId="6AC7B306" w14:textId="77777777" w:rsidTr="0045030E">
        <w:trPr>
          <w:trHeight w:val="3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6E8141C3"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Excepciones:</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6FC4C508"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 </w:t>
            </w:r>
          </w:p>
        </w:tc>
      </w:tr>
      <w:tr w:rsidR="0045030E" w:rsidRPr="0045030E" w14:paraId="573CFE19" w14:textId="77777777" w:rsidTr="0045030E">
        <w:trPr>
          <w:trHeight w:val="300"/>
        </w:trPr>
        <w:tc>
          <w:tcPr>
            <w:tcW w:w="1300" w:type="dxa"/>
            <w:tcBorders>
              <w:top w:val="nil"/>
              <w:left w:val="nil"/>
              <w:bottom w:val="nil"/>
              <w:right w:val="nil"/>
            </w:tcBorders>
            <w:shd w:val="clear" w:color="auto" w:fill="auto"/>
            <w:noWrap/>
            <w:vAlign w:val="bottom"/>
            <w:hideMark/>
          </w:tcPr>
          <w:p w14:paraId="0A2BD569"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4EA6C3BB"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6EAFCBAD"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69259784"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6232A3E7"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4BC6C5E9"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23A35230"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4B94CD69"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2699040C" w14:textId="77777777" w:rsidR="0045030E" w:rsidRPr="0045030E" w:rsidRDefault="0045030E" w:rsidP="0045030E">
            <w:pPr>
              <w:rPr>
                <w:rFonts w:ascii="Calibri" w:eastAsia="Times New Roman" w:hAnsi="Calibri" w:cs="Times New Roman"/>
                <w:color w:val="000000"/>
                <w:lang w:val="es-CL"/>
              </w:rPr>
            </w:pPr>
          </w:p>
        </w:tc>
      </w:tr>
      <w:tr w:rsidR="0045030E" w:rsidRPr="0045030E" w14:paraId="6E161A8E" w14:textId="77777777" w:rsidTr="0045030E">
        <w:trPr>
          <w:trHeight w:val="300"/>
        </w:trPr>
        <w:tc>
          <w:tcPr>
            <w:tcW w:w="2600" w:type="dxa"/>
            <w:gridSpan w:val="2"/>
            <w:tcBorders>
              <w:top w:val="nil"/>
              <w:left w:val="nil"/>
              <w:bottom w:val="single" w:sz="4" w:space="0" w:color="auto"/>
              <w:right w:val="single" w:sz="4" w:space="0" w:color="000000"/>
            </w:tcBorders>
            <w:shd w:val="clear" w:color="auto" w:fill="auto"/>
            <w:noWrap/>
            <w:vAlign w:val="bottom"/>
            <w:hideMark/>
          </w:tcPr>
          <w:p w14:paraId="59ECF8B2"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Nombre C.U:</w:t>
            </w:r>
          </w:p>
        </w:tc>
        <w:tc>
          <w:tcPr>
            <w:tcW w:w="9100" w:type="dxa"/>
            <w:gridSpan w:val="7"/>
            <w:tcBorders>
              <w:top w:val="single" w:sz="4" w:space="0" w:color="auto"/>
              <w:left w:val="nil"/>
              <w:bottom w:val="single" w:sz="4" w:space="0" w:color="auto"/>
              <w:right w:val="single" w:sz="4" w:space="0" w:color="000000"/>
            </w:tcBorders>
            <w:shd w:val="clear" w:color="auto" w:fill="auto"/>
            <w:hideMark/>
          </w:tcPr>
          <w:p w14:paraId="730DA8EA"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Ingresar Sitio</w:t>
            </w:r>
          </w:p>
        </w:tc>
      </w:tr>
      <w:tr w:rsidR="0045030E" w:rsidRPr="0045030E" w14:paraId="3976D711" w14:textId="77777777" w:rsidTr="0045030E">
        <w:trPr>
          <w:trHeight w:val="6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6105BC09"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Resumen:</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340B8840"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Usuario desea ingresar al sitio, ya sea para hacer "zapping" en los productos, para buscar uno deseado y/o subir imagen de producto que desea conocer información.</w:t>
            </w:r>
          </w:p>
        </w:tc>
      </w:tr>
      <w:tr w:rsidR="0045030E" w:rsidRPr="0045030E" w14:paraId="7801FB92" w14:textId="77777777" w:rsidTr="0045030E">
        <w:trPr>
          <w:trHeight w:val="3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1F257C85"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Pre-Condiciones:</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7C26CFE2"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w:t>
            </w:r>
          </w:p>
        </w:tc>
      </w:tr>
      <w:tr w:rsidR="0045030E" w:rsidRPr="0045030E" w14:paraId="68DCF128" w14:textId="77777777" w:rsidTr="0045030E">
        <w:trPr>
          <w:trHeight w:val="12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7F1D1495"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Flujo Normal:</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19ABA4C6"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1.- Usuario ingresa a sitio</w:t>
            </w:r>
            <w:r w:rsidRPr="0045030E">
              <w:rPr>
                <w:rFonts w:ascii="Calibri" w:eastAsia="Times New Roman" w:hAnsi="Calibri" w:cs="Times New Roman"/>
                <w:color w:val="000000"/>
                <w:lang w:val="es-CL"/>
              </w:rPr>
              <w:br/>
              <w:t>2.- Usuario ingresa como usuario ya creado en el sistema.</w:t>
            </w:r>
            <w:r w:rsidRPr="0045030E">
              <w:rPr>
                <w:rFonts w:ascii="Calibri" w:eastAsia="Times New Roman" w:hAnsi="Calibri" w:cs="Times New Roman"/>
                <w:color w:val="000000"/>
                <w:lang w:val="es-CL"/>
              </w:rPr>
              <w:br/>
              <w:t>3.- Sistema valida usuario creado.</w:t>
            </w:r>
            <w:r w:rsidRPr="0045030E">
              <w:rPr>
                <w:rFonts w:ascii="Calibri" w:eastAsia="Times New Roman" w:hAnsi="Calibri" w:cs="Times New Roman"/>
                <w:color w:val="000000"/>
                <w:lang w:val="es-CL"/>
              </w:rPr>
              <w:br/>
              <w:t>4.- Sistema muestra productos más buscados.</w:t>
            </w:r>
          </w:p>
        </w:tc>
      </w:tr>
      <w:tr w:rsidR="0045030E" w:rsidRPr="0045030E" w14:paraId="1C6DD6A0" w14:textId="77777777" w:rsidTr="0045030E">
        <w:trPr>
          <w:trHeight w:val="9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7F1C7254"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Flujo Alterno:</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015B08D0"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2a.- Usuario crea usuario en el sistema. Sigue a punto 4.</w:t>
            </w:r>
            <w:r w:rsidRPr="0045030E">
              <w:rPr>
                <w:rFonts w:ascii="Calibri" w:eastAsia="Times New Roman" w:hAnsi="Calibri" w:cs="Times New Roman"/>
                <w:color w:val="000000"/>
                <w:lang w:val="es-CL"/>
              </w:rPr>
              <w:br/>
              <w:t>2b.- Usuario no ingresa como usuario.Queda como "invitado". Sigue a punto 4.</w:t>
            </w:r>
            <w:r w:rsidRPr="0045030E">
              <w:rPr>
                <w:rFonts w:ascii="Calibri" w:eastAsia="Times New Roman" w:hAnsi="Calibri" w:cs="Times New Roman"/>
                <w:color w:val="000000"/>
                <w:lang w:val="es-CL"/>
              </w:rPr>
              <w:br/>
              <w:t>3a.- Usuario no esta registrado. Vuelve a paso 2.</w:t>
            </w:r>
          </w:p>
        </w:tc>
      </w:tr>
      <w:tr w:rsidR="0045030E" w:rsidRPr="0045030E" w14:paraId="5CCA5528" w14:textId="77777777" w:rsidTr="0045030E">
        <w:trPr>
          <w:trHeight w:val="3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3CCF8168"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lastRenderedPageBreak/>
              <w:t>Excepciones:</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7FA44A7B"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 </w:t>
            </w:r>
          </w:p>
        </w:tc>
      </w:tr>
      <w:tr w:rsidR="0045030E" w:rsidRPr="0045030E" w14:paraId="6AE32C2E" w14:textId="77777777" w:rsidTr="0045030E">
        <w:trPr>
          <w:trHeight w:val="300"/>
        </w:trPr>
        <w:tc>
          <w:tcPr>
            <w:tcW w:w="1300" w:type="dxa"/>
            <w:tcBorders>
              <w:top w:val="nil"/>
              <w:left w:val="nil"/>
              <w:bottom w:val="nil"/>
              <w:right w:val="nil"/>
            </w:tcBorders>
            <w:shd w:val="clear" w:color="auto" w:fill="auto"/>
            <w:noWrap/>
            <w:vAlign w:val="bottom"/>
            <w:hideMark/>
          </w:tcPr>
          <w:p w14:paraId="5931BEC4"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647039DF"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40690397"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17BBA10F"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141E70D4"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6EDB2737"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687C5DA4"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062155BE"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47E3027C" w14:textId="77777777" w:rsidR="0045030E" w:rsidRPr="0045030E" w:rsidRDefault="0045030E" w:rsidP="0045030E">
            <w:pPr>
              <w:rPr>
                <w:rFonts w:ascii="Calibri" w:eastAsia="Times New Roman" w:hAnsi="Calibri" w:cs="Times New Roman"/>
                <w:color w:val="000000"/>
                <w:lang w:val="es-CL"/>
              </w:rPr>
            </w:pPr>
          </w:p>
        </w:tc>
      </w:tr>
      <w:tr w:rsidR="0045030E" w:rsidRPr="0045030E" w14:paraId="4CCAE8B2" w14:textId="77777777" w:rsidTr="0045030E">
        <w:trPr>
          <w:trHeight w:val="300"/>
        </w:trPr>
        <w:tc>
          <w:tcPr>
            <w:tcW w:w="2600" w:type="dxa"/>
            <w:gridSpan w:val="2"/>
            <w:tcBorders>
              <w:top w:val="nil"/>
              <w:left w:val="nil"/>
              <w:bottom w:val="single" w:sz="4" w:space="0" w:color="auto"/>
              <w:right w:val="single" w:sz="4" w:space="0" w:color="000000"/>
            </w:tcBorders>
            <w:shd w:val="clear" w:color="auto" w:fill="auto"/>
            <w:noWrap/>
            <w:vAlign w:val="bottom"/>
            <w:hideMark/>
          </w:tcPr>
          <w:p w14:paraId="2822D873"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Nombre C.U:</w:t>
            </w:r>
          </w:p>
        </w:tc>
        <w:tc>
          <w:tcPr>
            <w:tcW w:w="9100" w:type="dxa"/>
            <w:gridSpan w:val="7"/>
            <w:tcBorders>
              <w:top w:val="single" w:sz="4" w:space="0" w:color="auto"/>
              <w:left w:val="nil"/>
              <w:bottom w:val="single" w:sz="4" w:space="0" w:color="auto"/>
              <w:right w:val="single" w:sz="4" w:space="0" w:color="000000"/>
            </w:tcBorders>
            <w:shd w:val="clear" w:color="auto" w:fill="auto"/>
            <w:hideMark/>
          </w:tcPr>
          <w:p w14:paraId="5BD67171"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Buscar producto</w:t>
            </w:r>
          </w:p>
        </w:tc>
      </w:tr>
      <w:tr w:rsidR="0045030E" w:rsidRPr="0045030E" w14:paraId="03FC2BF4" w14:textId="77777777" w:rsidTr="0045030E">
        <w:trPr>
          <w:trHeight w:val="3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1F4DDD0B"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Resumen:</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0925A373"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Usuario desea buscar un producto, ya sea por categoria o por criterios.</w:t>
            </w:r>
          </w:p>
        </w:tc>
      </w:tr>
      <w:tr w:rsidR="0045030E" w:rsidRPr="0045030E" w14:paraId="7637925A" w14:textId="77777777" w:rsidTr="0045030E">
        <w:trPr>
          <w:trHeight w:val="3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7C2ED374"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Pre-Condiciones:</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2B73029A"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Usuario ya ha ingresado al sitio.</w:t>
            </w:r>
          </w:p>
        </w:tc>
      </w:tr>
      <w:tr w:rsidR="0045030E" w:rsidRPr="0045030E" w14:paraId="27C1F089" w14:textId="77777777" w:rsidTr="0045030E">
        <w:trPr>
          <w:trHeight w:val="15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4CF680AE"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Flujo Normal:</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27B361F6"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1.- Usuario ingresa a sección "Categoria"</w:t>
            </w:r>
            <w:r w:rsidRPr="0045030E">
              <w:rPr>
                <w:rFonts w:ascii="Calibri" w:eastAsia="Times New Roman" w:hAnsi="Calibri" w:cs="Times New Roman"/>
                <w:color w:val="000000"/>
                <w:lang w:val="es-CL"/>
              </w:rPr>
              <w:br/>
              <w:t>2.- Usuario ingresa rango de ubicación dispuesto por el producto.</w:t>
            </w:r>
            <w:r w:rsidRPr="0045030E">
              <w:rPr>
                <w:rFonts w:ascii="Calibri" w:eastAsia="Times New Roman" w:hAnsi="Calibri" w:cs="Times New Roman"/>
                <w:color w:val="000000"/>
                <w:lang w:val="es-CL"/>
              </w:rPr>
              <w:br/>
              <w:t>3.- Sistema muestra listado de productos.</w:t>
            </w:r>
            <w:r w:rsidRPr="0045030E">
              <w:rPr>
                <w:rFonts w:ascii="Calibri" w:eastAsia="Times New Roman" w:hAnsi="Calibri" w:cs="Times New Roman"/>
                <w:color w:val="000000"/>
                <w:lang w:val="es-CL"/>
              </w:rPr>
              <w:br/>
              <w:t>4.- Usuario busca su producto deseado en lista de resultados.</w:t>
            </w:r>
            <w:r w:rsidRPr="0045030E">
              <w:rPr>
                <w:rFonts w:ascii="Calibri" w:eastAsia="Times New Roman" w:hAnsi="Calibri" w:cs="Times New Roman"/>
                <w:color w:val="000000"/>
                <w:lang w:val="es-CL"/>
              </w:rPr>
              <w:br/>
              <w:t>5.- Usuario selecciona producto deseado.</w:t>
            </w:r>
          </w:p>
        </w:tc>
      </w:tr>
      <w:tr w:rsidR="0045030E" w:rsidRPr="0045030E" w14:paraId="45D40EB3" w14:textId="77777777" w:rsidTr="0045030E">
        <w:trPr>
          <w:trHeight w:val="6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56358D43"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Flujo Alterno:</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5F7926D8"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1a.- Usuario busca por criterios de búsqueda. Sigue a punto 2.</w:t>
            </w:r>
            <w:r w:rsidRPr="0045030E">
              <w:rPr>
                <w:rFonts w:ascii="Calibri" w:eastAsia="Times New Roman" w:hAnsi="Calibri" w:cs="Times New Roman"/>
                <w:color w:val="000000"/>
                <w:lang w:val="es-CL"/>
              </w:rPr>
              <w:br/>
              <w:t>1b.- Datos mal ingresados. Vuelve a 1a.</w:t>
            </w:r>
          </w:p>
        </w:tc>
      </w:tr>
      <w:tr w:rsidR="0045030E" w:rsidRPr="0045030E" w14:paraId="30BF29EE" w14:textId="77777777" w:rsidTr="0045030E">
        <w:trPr>
          <w:trHeight w:val="3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7344C7E2"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Excepciones:</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30B527A8"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Producto no encontrado.</w:t>
            </w:r>
          </w:p>
        </w:tc>
      </w:tr>
      <w:tr w:rsidR="0045030E" w:rsidRPr="0045030E" w14:paraId="13202B9E" w14:textId="77777777" w:rsidTr="0045030E">
        <w:trPr>
          <w:trHeight w:val="300"/>
        </w:trPr>
        <w:tc>
          <w:tcPr>
            <w:tcW w:w="1300" w:type="dxa"/>
            <w:tcBorders>
              <w:top w:val="nil"/>
              <w:left w:val="nil"/>
              <w:bottom w:val="nil"/>
              <w:right w:val="nil"/>
            </w:tcBorders>
            <w:shd w:val="clear" w:color="auto" w:fill="auto"/>
            <w:noWrap/>
            <w:vAlign w:val="bottom"/>
            <w:hideMark/>
          </w:tcPr>
          <w:p w14:paraId="30B85765"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2AFD7F8E"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5A133776"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2E4391A5"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7137305E"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6D4786A6"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6C057BEC"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2970030C"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4931B601" w14:textId="77777777" w:rsidR="0045030E" w:rsidRPr="0045030E" w:rsidRDefault="0045030E" w:rsidP="0045030E">
            <w:pPr>
              <w:rPr>
                <w:rFonts w:ascii="Calibri" w:eastAsia="Times New Roman" w:hAnsi="Calibri" w:cs="Times New Roman"/>
                <w:color w:val="000000"/>
                <w:lang w:val="es-CL"/>
              </w:rPr>
            </w:pPr>
          </w:p>
        </w:tc>
      </w:tr>
      <w:tr w:rsidR="0045030E" w:rsidRPr="0045030E" w14:paraId="709E86E9" w14:textId="77777777" w:rsidTr="0045030E">
        <w:trPr>
          <w:trHeight w:val="300"/>
        </w:trPr>
        <w:tc>
          <w:tcPr>
            <w:tcW w:w="2600" w:type="dxa"/>
            <w:gridSpan w:val="2"/>
            <w:tcBorders>
              <w:top w:val="nil"/>
              <w:left w:val="nil"/>
              <w:bottom w:val="single" w:sz="4" w:space="0" w:color="auto"/>
              <w:right w:val="single" w:sz="4" w:space="0" w:color="000000"/>
            </w:tcBorders>
            <w:shd w:val="clear" w:color="auto" w:fill="auto"/>
            <w:noWrap/>
            <w:vAlign w:val="bottom"/>
            <w:hideMark/>
          </w:tcPr>
          <w:p w14:paraId="54360B6A"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Nombre C.U:</w:t>
            </w:r>
          </w:p>
        </w:tc>
        <w:tc>
          <w:tcPr>
            <w:tcW w:w="9100" w:type="dxa"/>
            <w:gridSpan w:val="7"/>
            <w:tcBorders>
              <w:top w:val="single" w:sz="4" w:space="0" w:color="auto"/>
              <w:left w:val="nil"/>
              <w:bottom w:val="single" w:sz="4" w:space="0" w:color="auto"/>
              <w:right w:val="single" w:sz="4" w:space="0" w:color="000000"/>
            </w:tcBorders>
            <w:shd w:val="clear" w:color="auto" w:fill="auto"/>
            <w:hideMark/>
          </w:tcPr>
          <w:p w14:paraId="3860B222"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Seleccionar producto</w:t>
            </w:r>
          </w:p>
        </w:tc>
      </w:tr>
      <w:tr w:rsidR="0045030E" w:rsidRPr="0045030E" w14:paraId="530C56B6" w14:textId="77777777" w:rsidTr="0045030E">
        <w:trPr>
          <w:trHeight w:val="3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CAA7A34"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Resumen:</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031EE38D"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Usuario desea ver el producto deseado, sus valores y tiendas respectivas.</w:t>
            </w:r>
          </w:p>
        </w:tc>
      </w:tr>
      <w:tr w:rsidR="0045030E" w:rsidRPr="0045030E" w14:paraId="415C1433" w14:textId="77777777" w:rsidTr="0045030E">
        <w:trPr>
          <w:trHeight w:val="6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1B6770B1"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Pre-Condiciones:</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6A5B0858"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Usuario ya ha ingresado al sitio.</w:t>
            </w:r>
            <w:r w:rsidRPr="0045030E">
              <w:rPr>
                <w:rFonts w:ascii="Calibri" w:eastAsia="Times New Roman" w:hAnsi="Calibri" w:cs="Times New Roman"/>
                <w:color w:val="000000"/>
                <w:lang w:val="es-CL"/>
              </w:rPr>
              <w:br/>
              <w:t>Usuario ya busco y selecciono su producto.</w:t>
            </w:r>
          </w:p>
        </w:tc>
      </w:tr>
      <w:tr w:rsidR="0045030E" w:rsidRPr="0045030E" w14:paraId="5D5379B6" w14:textId="77777777" w:rsidTr="0045030E">
        <w:trPr>
          <w:trHeight w:val="9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47FC884"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Flujo Normal:</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353C1737"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1.- Usuario ve en lista el producto en respectivos lugares y precios de venta.</w:t>
            </w:r>
            <w:r w:rsidRPr="0045030E">
              <w:rPr>
                <w:rFonts w:ascii="Calibri" w:eastAsia="Times New Roman" w:hAnsi="Calibri" w:cs="Times New Roman"/>
                <w:color w:val="000000"/>
                <w:lang w:val="es-CL"/>
              </w:rPr>
              <w:br/>
              <w:t>2.- Usuario selecciona "mostrar en mapa".</w:t>
            </w:r>
            <w:r w:rsidRPr="0045030E">
              <w:rPr>
                <w:rFonts w:ascii="Calibri" w:eastAsia="Times New Roman" w:hAnsi="Calibri" w:cs="Times New Roman"/>
                <w:color w:val="000000"/>
                <w:lang w:val="es-CL"/>
              </w:rPr>
              <w:br/>
              <w:t>3.- Sistema muestra en mapa lugar ubicación de la tienda.</w:t>
            </w:r>
          </w:p>
        </w:tc>
      </w:tr>
      <w:tr w:rsidR="0045030E" w:rsidRPr="0045030E" w14:paraId="05055C5C" w14:textId="77777777" w:rsidTr="0045030E">
        <w:trPr>
          <w:trHeight w:val="6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66712810"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Flujo Alterno:</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1E1ACBB3"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4.- Usuario selecciona "como llegar" a ubicación de la tienda.</w:t>
            </w:r>
            <w:r w:rsidRPr="0045030E">
              <w:rPr>
                <w:rFonts w:ascii="Calibri" w:eastAsia="Times New Roman" w:hAnsi="Calibri" w:cs="Times New Roman"/>
                <w:color w:val="000000"/>
                <w:lang w:val="es-CL"/>
              </w:rPr>
              <w:br/>
              <w:t>5.- Sistema muestra como llegar a la tienda.</w:t>
            </w:r>
            <w:r w:rsidRPr="0045030E">
              <w:rPr>
                <w:rFonts w:ascii="Calibri" w:eastAsia="Times New Roman" w:hAnsi="Calibri" w:cs="Times New Roman"/>
                <w:color w:val="000000"/>
                <w:lang w:val="es-CL"/>
              </w:rPr>
              <w:br/>
              <w:t>5.- Sistema muestra en mapa como llegar a la tienda.</w:t>
            </w:r>
          </w:p>
        </w:tc>
      </w:tr>
      <w:tr w:rsidR="0045030E" w:rsidRPr="0045030E" w14:paraId="50D2ECF6" w14:textId="77777777" w:rsidTr="0045030E">
        <w:trPr>
          <w:trHeight w:val="3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39B4F017"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Excepciones:</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6D6B84CF"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 </w:t>
            </w:r>
          </w:p>
        </w:tc>
      </w:tr>
      <w:tr w:rsidR="0045030E" w:rsidRPr="0045030E" w14:paraId="456CF66D" w14:textId="77777777" w:rsidTr="0045030E">
        <w:trPr>
          <w:trHeight w:val="300"/>
        </w:trPr>
        <w:tc>
          <w:tcPr>
            <w:tcW w:w="1300" w:type="dxa"/>
            <w:tcBorders>
              <w:top w:val="nil"/>
              <w:left w:val="nil"/>
              <w:bottom w:val="nil"/>
              <w:right w:val="nil"/>
            </w:tcBorders>
            <w:shd w:val="clear" w:color="auto" w:fill="auto"/>
            <w:noWrap/>
            <w:vAlign w:val="bottom"/>
            <w:hideMark/>
          </w:tcPr>
          <w:p w14:paraId="46D98BA2"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22CE9FC5"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6BD3FAD7"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3E4B05BD"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5F27F269"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1A8B7C51"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742CDE8E"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7862D116"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01FC4197" w14:textId="77777777" w:rsidR="0045030E" w:rsidRPr="0045030E" w:rsidRDefault="0045030E" w:rsidP="0045030E">
            <w:pPr>
              <w:rPr>
                <w:rFonts w:ascii="Calibri" w:eastAsia="Times New Roman" w:hAnsi="Calibri" w:cs="Times New Roman"/>
                <w:color w:val="000000"/>
                <w:lang w:val="es-CL"/>
              </w:rPr>
            </w:pPr>
          </w:p>
        </w:tc>
      </w:tr>
      <w:tr w:rsidR="0045030E" w:rsidRPr="0045030E" w14:paraId="169F205A" w14:textId="77777777" w:rsidTr="0045030E">
        <w:trPr>
          <w:trHeight w:val="300"/>
        </w:trPr>
        <w:tc>
          <w:tcPr>
            <w:tcW w:w="2600" w:type="dxa"/>
            <w:gridSpan w:val="2"/>
            <w:tcBorders>
              <w:top w:val="nil"/>
              <w:left w:val="nil"/>
              <w:bottom w:val="single" w:sz="4" w:space="0" w:color="auto"/>
              <w:right w:val="single" w:sz="4" w:space="0" w:color="000000"/>
            </w:tcBorders>
            <w:shd w:val="clear" w:color="auto" w:fill="auto"/>
            <w:noWrap/>
            <w:vAlign w:val="bottom"/>
            <w:hideMark/>
          </w:tcPr>
          <w:p w14:paraId="003692C3"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Nombre C.U:</w:t>
            </w:r>
          </w:p>
        </w:tc>
        <w:tc>
          <w:tcPr>
            <w:tcW w:w="9100" w:type="dxa"/>
            <w:gridSpan w:val="7"/>
            <w:tcBorders>
              <w:top w:val="single" w:sz="4" w:space="0" w:color="auto"/>
              <w:left w:val="nil"/>
              <w:bottom w:val="single" w:sz="4" w:space="0" w:color="auto"/>
              <w:right w:val="single" w:sz="4" w:space="0" w:color="000000"/>
            </w:tcBorders>
            <w:shd w:val="clear" w:color="auto" w:fill="auto"/>
            <w:hideMark/>
          </w:tcPr>
          <w:p w14:paraId="48A9012E"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Ingresar sitio</w:t>
            </w:r>
          </w:p>
        </w:tc>
      </w:tr>
      <w:tr w:rsidR="0045030E" w:rsidRPr="0045030E" w14:paraId="6DE96569" w14:textId="77777777" w:rsidTr="0045030E">
        <w:trPr>
          <w:trHeight w:val="3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71A8C800"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Resumen:</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730DA7C0"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Pequeña empresa desea ingresar a sitio para publicar sus productos.</w:t>
            </w:r>
          </w:p>
        </w:tc>
      </w:tr>
      <w:tr w:rsidR="0045030E" w:rsidRPr="0045030E" w14:paraId="57781AE6" w14:textId="77777777" w:rsidTr="0045030E">
        <w:trPr>
          <w:trHeight w:val="3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2DE4664E"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Pre-Condiciones:</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2E358D3D"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 </w:t>
            </w:r>
          </w:p>
        </w:tc>
      </w:tr>
      <w:tr w:rsidR="0045030E" w:rsidRPr="0045030E" w14:paraId="76B4D28F" w14:textId="77777777" w:rsidTr="0045030E">
        <w:trPr>
          <w:trHeight w:val="12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35ACDD2C"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Flujo Normal:</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43AD9EE0"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1.- Usuario empresa ingresa a sitio.</w:t>
            </w:r>
            <w:r w:rsidRPr="0045030E">
              <w:rPr>
                <w:rFonts w:ascii="Calibri" w:eastAsia="Times New Roman" w:hAnsi="Calibri" w:cs="Times New Roman"/>
                <w:color w:val="000000"/>
                <w:lang w:val="es-CL"/>
              </w:rPr>
              <w:br/>
              <w:t>2.- Usuario empresa ingresa como usuario ya creado en el sistema.</w:t>
            </w:r>
            <w:r w:rsidRPr="0045030E">
              <w:rPr>
                <w:rFonts w:ascii="Calibri" w:eastAsia="Times New Roman" w:hAnsi="Calibri" w:cs="Times New Roman"/>
                <w:color w:val="000000"/>
                <w:lang w:val="es-CL"/>
              </w:rPr>
              <w:br/>
              <w:t>3.- Sistema valida usuario.</w:t>
            </w:r>
            <w:r w:rsidRPr="0045030E">
              <w:rPr>
                <w:rFonts w:ascii="Calibri" w:eastAsia="Times New Roman" w:hAnsi="Calibri" w:cs="Times New Roman"/>
                <w:color w:val="000000"/>
                <w:lang w:val="es-CL"/>
              </w:rPr>
              <w:br/>
              <w:t>4.- Sistema muestra sección "Publicar producto".</w:t>
            </w:r>
          </w:p>
        </w:tc>
      </w:tr>
      <w:tr w:rsidR="0045030E" w:rsidRPr="0045030E" w14:paraId="2ADAED53" w14:textId="77777777" w:rsidTr="0045030E">
        <w:trPr>
          <w:trHeight w:val="6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11FEBA54"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Flujo Alterno:</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743EDE16"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2a.- Usuario empresa se registra en el sistema como empresa. Sigue a paso 4.</w:t>
            </w:r>
            <w:r w:rsidRPr="0045030E">
              <w:rPr>
                <w:rFonts w:ascii="Calibri" w:eastAsia="Times New Roman" w:hAnsi="Calibri" w:cs="Times New Roman"/>
                <w:color w:val="000000"/>
                <w:lang w:val="es-CL"/>
              </w:rPr>
              <w:br/>
              <w:t>3a.- Usuario no registrado en el sistema. Vuelve a paso 2.</w:t>
            </w:r>
          </w:p>
        </w:tc>
      </w:tr>
      <w:tr w:rsidR="0045030E" w:rsidRPr="0045030E" w14:paraId="370D7D2E" w14:textId="77777777" w:rsidTr="0045030E">
        <w:trPr>
          <w:trHeight w:val="3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2BCF6265"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Excepciones:</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4DFE7CFB"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 </w:t>
            </w:r>
          </w:p>
        </w:tc>
      </w:tr>
      <w:tr w:rsidR="0045030E" w:rsidRPr="0045030E" w14:paraId="68779BD1" w14:textId="77777777" w:rsidTr="0045030E">
        <w:trPr>
          <w:trHeight w:val="300"/>
        </w:trPr>
        <w:tc>
          <w:tcPr>
            <w:tcW w:w="1300" w:type="dxa"/>
            <w:tcBorders>
              <w:top w:val="nil"/>
              <w:left w:val="nil"/>
              <w:bottom w:val="nil"/>
              <w:right w:val="nil"/>
            </w:tcBorders>
            <w:shd w:val="clear" w:color="auto" w:fill="auto"/>
            <w:noWrap/>
            <w:vAlign w:val="bottom"/>
            <w:hideMark/>
          </w:tcPr>
          <w:p w14:paraId="1B8818F1"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4F31971D"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3C7F0AE7"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70D211D0"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460246DB"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606527C8"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23B416E6"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4EDF36F7"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644C9186" w14:textId="77777777" w:rsidR="0045030E" w:rsidRPr="0045030E" w:rsidRDefault="0045030E" w:rsidP="0045030E">
            <w:pPr>
              <w:rPr>
                <w:rFonts w:ascii="Calibri" w:eastAsia="Times New Roman" w:hAnsi="Calibri" w:cs="Times New Roman"/>
                <w:color w:val="000000"/>
                <w:lang w:val="es-CL"/>
              </w:rPr>
            </w:pPr>
          </w:p>
        </w:tc>
      </w:tr>
      <w:tr w:rsidR="0045030E" w:rsidRPr="0045030E" w14:paraId="49D36E02" w14:textId="77777777" w:rsidTr="0045030E">
        <w:trPr>
          <w:trHeight w:val="300"/>
        </w:trPr>
        <w:tc>
          <w:tcPr>
            <w:tcW w:w="2600" w:type="dxa"/>
            <w:gridSpan w:val="2"/>
            <w:tcBorders>
              <w:top w:val="nil"/>
              <w:left w:val="nil"/>
              <w:bottom w:val="single" w:sz="4" w:space="0" w:color="auto"/>
              <w:right w:val="single" w:sz="4" w:space="0" w:color="000000"/>
            </w:tcBorders>
            <w:shd w:val="clear" w:color="auto" w:fill="auto"/>
            <w:noWrap/>
            <w:vAlign w:val="bottom"/>
            <w:hideMark/>
          </w:tcPr>
          <w:p w14:paraId="4FA18E78"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Nombre C.U:</w:t>
            </w:r>
          </w:p>
        </w:tc>
        <w:tc>
          <w:tcPr>
            <w:tcW w:w="9100" w:type="dxa"/>
            <w:gridSpan w:val="7"/>
            <w:tcBorders>
              <w:top w:val="single" w:sz="4" w:space="0" w:color="auto"/>
              <w:left w:val="nil"/>
              <w:bottom w:val="single" w:sz="4" w:space="0" w:color="auto"/>
              <w:right w:val="single" w:sz="4" w:space="0" w:color="000000"/>
            </w:tcBorders>
            <w:shd w:val="clear" w:color="auto" w:fill="auto"/>
            <w:hideMark/>
          </w:tcPr>
          <w:p w14:paraId="03E380DE"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Publicar producto</w:t>
            </w:r>
          </w:p>
        </w:tc>
      </w:tr>
      <w:tr w:rsidR="0045030E" w:rsidRPr="0045030E" w14:paraId="424948DA" w14:textId="77777777" w:rsidTr="0045030E">
        <w:trPr>
          <w:trHeight w:val="3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4F3026C1"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Resumen:</w:t>
            </w:r>
          </w:p>
        </w:tc>
        <w:tc>
          <w:tcPr>
            <w:tcW w:w="9100" w:type="dxa"/>
            <w:gridSpan w:val="7"/>
            <w:tcBorders>
              <w:top w:val="single" w:sz="4" w:space="0" w:color="auto"/>
              <w:left w:val="nil"/>
              <w:bottom w:val="single" w:sz="4" w:space="0" w:color="auto"/>
              <w:right w:val="single" w:sz="4" w:space="0" w:color="000000"/>
            </w:tcBorders>
            <w:shd w:val="clear" w:color="auto" w:fill="auto"/>
            <w:hideMark/>
          </w:tcPr>
          <w:p w14:paraId="054BA6C3"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Usuario empresa desea subir su producto al sitio.</w:t>
            </w:r>
          </w:p>
        </w:tc>
      </w:tr>
      <w:tr w:rsidR="0045030E" w:rsidRPr="0045030E" w14:paraId="33C26E85" w14:textId="77777777" w:rsidTr="0045030E">
        <w:trPr>
          <w:trHeight w:val="6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107CAE03"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Pre-Condiciones:</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1A2C6243"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Usuario empresa esta registrado en el sistema.</w:t>
            </w:r>
            <w:r w:rsidRPr="0045030E">
              <w:rPr>
                <w:rFonts w:ascii="Calibri" w:eastAsia="Times New Roman" w:hAnsi="Calibri" w:cs="Times New Roman"/>
                <w:color w:val="000000"/>
                <w:lang w:val="es-CL"/>
              </w:rPr>
              <w:br/>
              <w:t>Usuario empresa ha ingresado al sistema con sus credenciales.</w:t>
            </w:r>
          </w:p>
        </w:tc>
      </w:tr>
      <w:tr w:rsidR="0045030E" w:rsidRPr="0045030E" w14:paraId="422A281F" w14:textId="77777777" w:rsidTr="0045030E">
        <w:trPr>
          <w:trHeight w:val="18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4516B769"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lastRenderedPageBreak/>
              <w:t>Flujo Normal:</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138721D8"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1.- Usuario empresa selecciona imagen del producto para subir.</w:t>
            </w:r>
            <w:r w:rsidRPr="0045030E">
              <w:rPr>
                <w:rFonts w:ascii="Calibri" w:eastAsia="Times New Roman" w:hAnsi="Calibri" w:cs="Times New Roman"/>
                <w:color w:val="000000"/>
                <w:lang w:val="es-CL"/>
              </w:rPr>
              <w:br/>
              <w:t>2.- Usuario empresa presiona subir imagen.</w:t>
            </w:r>
            <w:r w:rsidRPr="0045030E">
              <w:rPr>
                <w:rFonts w:ascii="Calibri" w:eastAsia="Times New Roman" w:hAnsi="Calibri" w:cs="Times New Roman"/>
                <w:color w:val="000000"/>
                <w:lang w:val="es-CL"/>
              </w:rPr>
              <w:br/>
              <w:t>3-. Sistema sube imagen.</w:t>
            </w:r>
            <w:r w:rsidRPr="0045030E">
              <w:rPr>
                <w:rFonts w:ascii="Calibri" w:eastAsia="Times New Roman" w:hAnsi="Calibri" w:cs="Times New Roman"/>
                <w:color w:val="000000"/>
                <w:lang w:val="es-CL"/>
              </w:rPr>
              <w:br/>
              <w:t>4.- Usuario empresa rellena datos del producto.</w:t>
            </w:r>
            <w:r w:rsidRPr="0045030E">
              <w:rPr>
                <w:rFonts w:ascii="Calibri" w:eastAsia="Times New Roman" w:hAnsi="Calibri" w:cs="Times New Roman"/>
                <w:color w:val="000000"/>
                <w:lang w:val="es-CL"/>
              </w:rPr>
              <w:br/>
              <w:t>5.- Usuario empresa presiona "Publicar producto".</w:t>
            </w:r>
            <w:r w:rsidRPr="0045030E">
              <w:rPr>
                <w:rFonts w:ascii="Calibri" w:eastAsia="Times New Roman" w:hAnsi="Calibri" w:cs="Times New Roman"/>
                <w:color w:val="000000"/>
                <w:lang w:val="es-CL"/>
              </w:rPr>
              <w:br/>
              <w:t>6.- Sistema publica producto.</w:t>
            </w:r>
          </w:p>
        </w:tc>
      </w:tr>
      <w:tr w:rsidR="0045030E" w:rsidRPr="0045030E" w14:paraId="7A4BDA74" w14:textId="77777777" w:rsidTr="0045030E">
        <w:trPr>
          <w:trHeight w:val="6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66520021"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Flujo Alterno:</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72DBEE24"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1a.- Imagen no seleccionada. Vuelve a paso 1.</w:t>
            </w:r>
            <w:r w:rsidRPr="0045030E">
              <w:rPr>
                <w:rFonts w:ascii="Calibri" w:eastAsia="Times New Roman" w:hAnsi="Calibri" w:cs="Times New Roman"/>
                <w:color w:val="000000"/>
                <w:lang w:val="es-CL"/>
              </w:rPr>
              <w:br/>
              <w:t>2a.- Datos mal ingresados. Vuelve a paso 2.</w:t>
            </w:r>
          </w:p>
        </w:tc>
      </w:tr>
      <w:tr w:rsidR="0045030E" w:rsidRPr="0045030E" w14:paraId="750C31A5" w14:textId="77777777" w:rsidTr="0045030E">
        <w:trPr>
          <w:trHeight w:val="3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4B088C40"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Excepciones:</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21F953AF"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 </w:t>
            </w:r>
          </w:p>
        </w:tc>
      </w:tr>
      <w:tr w:rsidR="0045030E" w:rsidRPr="0045030E" w14:paraId="6E9F9AAF" w14:textId="77777777" w:rsidTr="0045030E">
        <w:trPr>
          <w:trHeight w:val="300"/>
        </w:trPr>
        <w:tc>
          <w:tcPr>
            <w:tcW w:w="1300" w:type="dxa"/>
            <w:tcBorders>
              <w:top w:val="nil"/>
              <w:left w:val="nil"/>
              <w:bottom w:val="nil"/>
              <w:right w:val="nil"/>
            </w:tcBorders>
            <w:shd w:val="clear" w:color="auto" w:fill="auto"/>
            <w:noWrap/>
            <w:vAlign w:val="bottom"/>
            <w:hideMark/>
          </w:tcPr>
          <w:p w14:paraId="6FD9754F"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047646F9"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488D67E4"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73D780D3"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2D76072E"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23FE322D"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69D7A03E"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102B57B2" w14:textId="77777777" w:rsidR="0045030E" w:rsidRPr="0045030E" w:rsidRDefault="0045030E" w:rsidP="0045030E">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hideMark/>
          </w:tcPr>
          <w:p w14:paraId="69D01417" w14:textId="77777777" w:rsidR="0045030E" w:rsidRPr="0045030E" w:rsidRDefault="0045030E" w:rsidP="0045030E">
            <w:pPr>
              <w:rPr>
                <w:rFonts w:ascii="Calibri" w:eastAsia="Times New Roman" w:hAnsi="Calibri" w:cs="Times New Roman"/>
                <w:color w:val="000000"/>
                <w:lang w:val="es-CL"/>
              </w:rPr>
            </w:pPr>
          </w:p>
        </w:tc>
      </w:tr>
      <w:tr w:rsidR="0045030E" w:rsidRPr="0045030E" w14:paraId="26E9B8C8" w14:textId="77777777" w:rsidTr="0045030E">
        <w:trPr>
          <w:trHeight w:val="300"/>
        </w:trPr>
        <w:tc>
          <w:tcPr>
            <w:tcW w:w="2600" w:type="dxa"/>
            <w:gridSpan w:val="2"/>
            <w:tcBorders>
              <w:top w:val="nil"/>
              <w:left w:val="nil"/>
              <w:bottom w:val="single" w:sz="4" w:space="0" w:color="auto"/>
              <w:right w:val="single" w:sz="4" w:space="0" w:color="000000"/>
            </w:tcBorders>
            <w:shd w:val="clear" w:color="auto" w:fill="auto"/>
            <w:noWrap/>
            <w:vAlign w:val="bottom"/>
            <w:hideMark/>
          </w:tcPr>
          <w:p w14:paraId="7BFE0DBA"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Nombre C.U:</w:t>
            </w:r>
          </w:p>
        </w:tc>
        <w:tc>
          <w:tcPr>
            <w:tcW w:w="9100" w:type="dxa"/>
            <w:gridSpan w:val="7"/>
            <w:tcBorders>
              <w:top w:val="single" w:sz="4" w:space="0" w:color="auto"/>
              <w:left w:val="nil"/>
              <w:bottom w:val="single" w:sz="4" w:space="0" w:color="auto"/>
              <w:right w:val="single" w:sz="4" w:space="0" w:color="000000"/>
            </w:tcBorders>
            <w:shd w:val="clear" w:color="auto" w:fill="auto"/>
            <w:hideMark/>
          </w:tcPr>
          <w:p w14:paraId="5C6196F9"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Administrar cuenta</w:t>
            </w:r>
          </w:p>
        </w:tc>
      </w:tr>
      <w:tr w:rsidR="0045030E" w:rsidRPr="0045030E" w14:paraId="4071D1C5" w14:textId="77777777" w:rsidTr="0045030E">
        <w:trPr>
          <w:trHeight w:val="3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6F62A0D4"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Resumen:</w:t>
            </w:r>
          </w:p>
        </w:tc>
        <w:tc>
          <w:tcPr>
            <w:tcW w:w="9100" w:type="dxa"/>
            <w:gridSpan w:val="7"/>
            <w:tcBorders>
              <w:top w:val="single" w:sz="4" w:space="0" w:color="auto"/>
              <w:left w:val="nil"/>
              <w:bottom w:val="single" w:sz="4" w:space="0" w:color="auto"/>
              <w:right w:val="single" w:sz="4" w:space="0" w:color="000000"/>
            </w:tcBorders>
            <w:shd w:val="clear" w:color="auto" w:fill="auto"/>
            <w:hideMark/>
          </w:tcPr>
          <w:p w14:paraId="35C0CC7E"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Usuario/empresa desea administrar su cuenta.</w:t>
            </w:r>
          </w:p>
        </w:tc>
      </w:tr>
      <w:tr w:rsidR="0045030E" w:rsidRPr="0045030E" w14:paraId="19FFA9DA" w14:textId="77777777" w:rsidTr="0045030E">
        <w:trPr>
          <w:trHeight w:val="63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69893DCB"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Pre-Condiciones:</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51147CAC"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Usuario empresa esta registrado en el sistema.</w:t>
            </w:r>
            <w:r w:rsidRPr="0045030E">
              <w:rPr>
                <w:rFonts w:ascii="Calibri" w:eastAsia="Times New Roman" w:hAnsi="Calibri" w:cs="Times New Roman"/>
                <w:color w:val="000000"/>
                <w:lang w:val="es-CL"/>
              </w:rPr>
              <w:br/>
              <w:t>Usuario empresa ha ingresado al sistema con sus credenciales.</w:t>
            </w:r>
          </w:p>
        </w:tc>
      </w:tr>
      <w:tr w:rsidR="0045030E" w:rsidRPr="0045030E" w14:paraId="165F1A89" w14:textId="77777777" w:rsidTr="0045030E">
        <w:trPr>
          <w:trHeight w:val="159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023E219"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Flujo Normal:</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7BA57AA6"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1.- Usuario selecciona campo a editar.</w:t>
            </w:r>
            <w:r w:rsidRPr="0045030E">
              <w:rPr>
                <w:rFonts w:ascii="Calibri" w:eastAsia="Times New Roman" w:hAnsi="Calibri" w:cs="Times New Roman"/>
                <w:color w:val="000000"/>
                <w:lang w:val="es-CL"/>
              </w:rPr>
              <w:br/>
              <w:t>2.- Usuario escribe nuevamente el campo.</w:t>
            </w:r>
            <w:r w:rsidRPr="0045030E">
              <w:rPr>
                <w:rFonts w:ascii="Calibri" w:eastAsia="Times New Roman" w:hAnsi="Calibri" w:cs="Times New Roman"/>
                <w:color w:val="000000"/>
                <w:lang w:val="es-CL"/>
              </w:rPr>
              <w:br/>
              <w:t>3.- Usuario presiona boton "guardar cambios".</w:t>
            </w:r>
            <w:r w:rsidRPr="0045030E">
              <w:rPr>
                <w:rFonts w:ascii="Calibri" w:eastAsia="Times New Roman" w:hAnsi="Calibri" w:cs="Times New Roman"/>
                <w:color w:val="000000"/>
                <w:lang w:val="es-CL"/>
              </w:rPr>
              <w:br/>
              <w:t>4.- Sistema valida cambios.</w:t>
            </w:r>
            <w:r w:rsidRPr="0045030E">
              <w:rPr>
                <w:rFonts w:ascii="Calibri" w:eastAsia="Times New Roman" w:hAnsi="Calibri" w:cs="Times New Roman"/>
                <w:color w:val="000000"/>
                <w:lang w:val="es-CL"/>
              </w:rPr>
              <w:br/>
              <w:t>5.- Sistema muestra datos editados.</w:t>
            </w:r>
          </w:p>
        </w:tc>
      </w:tr>
      <w:tr w:rsidR="0045030E" w:rsidRPr="0045030E" w14:paraId="62565C26" w14:textId="77777777" w:rsidTr="0045030E">
        <w:trPr>
          <w:trHeight w:val="63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5989AEBE"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Flujo Alterno:</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120198FA"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4a.- Datos no ingresados. Vuelve paso 2.</w:t>
            </w:r>
            <w:r w:rsidRPr="0045030E">
              <w:rPr>
                <w:rFonts w:ascii="Calibri" w:eastAsia="Times New Roman" w:hAnsi="Calibri" w:cs="Times New Roman"/>
                <w:color w:val="000000"/>
                <w:lang w:val="es-CL"/>
              </w:rPr>
              <w:br/>
              <w:t>4b.- Datos mal ingresados. Vuelve paso 2.</w:t>
            </w:r>
          </w:p>
        </w:tc>
      </w:tr>
      <w:tr w:rsidR="0045030E" w:rsidRPr="0045030E" w14:paraId="44DAD675" w14:textId="77777777" w:rsidTr="0045030E">
        <w:trPr>
          <w:trHeight w:val="30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261A19E3"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Excepciones:</w:t>
            </w:r>
          </w:p>
        </w:tc>
        <w:tc>
          <w:tcPr>
            <w:tcW w:w="9100" w:type="dxa"/>
            <w:gridSpan w:val="7"/>
            <w:tcBorders>
              <w:top w:val="single" w:sz="4" w:space="0" w:color="auto"/>
              <w:left w:val="nil"/>
              <w:bottom w:val="single" w:sz="4" w:space="0" w:color="auto"/>
              <w:right w:val="single" w:sz="4" w:space="0" w:color="auto"/>
            </w:tcBorders>
            <w:shd w:val="clear" w:color="auto" w:fill="auto"/>
            <w:hideMark/>
          </w:tcPr>
          <w:p w14:paraId="525FEB83" w14:textId="77777777" w:rsidR="0045030E" w:rsidRPr="0045030E" w:rsidRDefault="0045030E" w:rsidP="0045030E">
            <w:pPr>
              <w:rPr>
                <w:rFonts w:ascii="Calibri" w:eastAsia="Times New Roman" w:hAnsi="Calibri" w:cs="Times New Roman"/>
                <w:color w:val="000000"/>
                <w:lang w:val="es-CL"/>
              </w:rPr>
            </w:pPr>
            <w:r w:rsidRPr="0045030E">
              <w:rPr>
                <w:rFonts w:ascii="Calibri" w:eastAsia="Times New Roman" w:hAnsi="Calibri" w:cs="Times New Roman"/>
                <w:color w:val="000000"/>
                <w:lang w:val="es-CL"/>
              </w:rPr>
              <w:t> </w:t>
            </w:r>
          </w:p>
        </w:tc>
      </w:tr>
    </w:tbl>
    <w:p w14:paraId="6E211E68" w14:textId="77777777" w:rsidR="00410190" w:rsidRDefault="00410190" w:rsidP="00410190"/>
    <w:p w14:paraId="2FAC80E8" w14:textId="77777777" w:rsidR="006B3C88" w:rsidRDefault="006B3C88" w:rsidP="006B3C88">
      <w:pPr>
        <w:pStyle w:val="Ttulo1"/>
      </w:pPr>
      <w:bookmarkStart w:id="37" w:name="_Toc290001259"/>
      <w:r>
        <w:t>Requerimientos iniciales Arquitectura</w:t>
      </w:r>
      <w:bookmarkEnd w:id="37"/>
    </w:p>
    <w:p w14:paraId="348AD363" w14:textId="77777777" w:rsidR="0059014A" w:rsidRDefault="0059014A" w:rsidP="0059014A">
      <w:r>
        <w:t>La arquitectura que se utilizara será la de modelo-vista-controlador por la razón de que es una arquitectura ampliamente adaptada para diseñar e implementar aplicaciones web es los principales lenguajes de programación, cabe mencionar que es una arquitectura que cuenta con una gran cantidad de “frameworks”. Además de que el MVC posee una división muy lógica y natural por lo que es cómoda de trabajar y posee una arquitectura triangular.</w:t>
      </w:r>
    </w:p>
    <w:p w14:paraId="39BEF3BF" w14:textId="77777777" w:rsidR="0059014A" w:rsidRDefault="0059014A" w:rsidP="0059014A"/>
    <w:p w14:paraId="6D99B68F" w14:textId="77777777" w:rsidR="0059014A" w:rsidRDefault="0059014A" w:rsidP="0059014A">
      <w:r>
        <w:t>Modelo: Es como la base de datos</w:t>
      </w:r>
    </w:p>
    <w:p w14:paraId="3CFD736D" w14:textId="3778904C" w:rsidR="0059014A" w:rsidRDefault="0059014A" w:rsidP="0059014A">
      <w:r>
        <w:t>Vista: Programar la vista (interfaz) con lo que interactúa el usuario. (presenta el modelo en un formato adecuado para poder interactuar)</w:t>
      </w:r>
    </w:p>
    <w:p w14:paraId="6241F097" w14:textId="77777777" w:rsidR="0059014A" w:rsidRDefault="0059014A" w:rsidP="0059014A">
      <w:r>
        <w:t>Controlador: corresponde a los eventos (ejemplo editar un documento)</w:t>
      </w:r>
    </w:p>
    <w:p w14:paraId="4C6C39DF" w14:textId="77777777" w:rsidR="006B3C88" w:rsidRDefault="006B3C88" w:rsidP="006B3C88">
      <w:pPr>
        <w:pStyle w:val="Ttulo1"/>
      </w:pPr>
      <w:bookmarkStart w:id="38" w:name="_Toc290001260"/>
      <w:r>
        <w:t>Alternativas arquitectónicas</w:t>
      </w:r>
      <w:bookmarkEnd w:id="38"/>
      <w:r>
        <w:t xml:space="preserve"> </w:t>
      </w:r>
    </w:p>
    <w:p w14:paraId="32173CA2" w14:textId="77777777" w:rsidR="0059014A" w:rsidRDefault="0059014A" w:rsidP="0059014A">
      <w:r>
        <w:t>Las principales alternativas a considerar era la de programación en capas es similar pero no idéntico a MVC debido a que esta arquitectura es lineal, es decir que no hay comunicación directa entre las capas, debido a que todo debe pasar por una capa intermedia.</w:t>
      </w:r>
    </w:p>
    <w:p w14:paraId="67A3CFA6" w14:textId="1C1C00C0" w:rsidR="00A61C55" w:rsidRDefault="006B3C88" w:rsidP="007D6A9A">
      <w:pPr>
        <w:pStyle w:val="Ttulo1"/>
        <w:rPr>
          <w:ins w:id="39" w:author="Francisco Ovalle" w:date="2015-04-11T18:45:00Z"/>
        </w:rPr>
      </w:pPr>
      <w:bookmarkStart w:id="40" w:name="_Toc290001261"/>
      <w:r>
        <w:lastRenderedPageBreak/>
        <w:t>Plan de pruebas</w:t>
      </w:r>
      <w:bookmarkEnd w:id="40"/>
    </w:p>
    <w:p w14:paraId="002417DA" w14:textId="22623C17" w:rsidR="00D7748A" w:rsidRDefault="00D7748A" w:rsidP="00D7748A">
      <w:pPr>
        <w:pStyle w:val="Ttulo2"/>
        <w:rPr>
          <w:ins w:id="41" w:author="Francisco Ovalle" w:date="2015-04-11T18:46:00Z"/>
        </w:rPr>
      </w:pPr>
      <w:ins w:id="42" w:author="Francisco Ovalle" w:date="2015-04-11T18:45:00Z">
        <w:r>
          <w:t>Ambiente</w:t>
        </w:r>
      </w:ins>
    </w:p>
    <w:p w14:paraId="5D838400" w14:textId="77777777" w:rsidR="00D7748A" w:rsidRDefault="00D7748A" w:rsidP="00D7748A">
      <w:r>
        <w:t>Los encargados de realizar las pruebas son:</w:t>
      </w:r>
    </w:p>
    <w:p w14:paraId="196BD58F" w14:textId="77777777" w:rsidR="00D7748A" w:rsidRDefault="00D7748A" w:rsidP="00D7748A">
      <w:pPr>
        <w:pStyle w:val="Prrafodelista"/>
        <w:numPr>
          <w:ilvl w:val="0"/>
          <w:numId w:val="3"/>
        </w:numPr>
      </w:pPr>
      <w:r>
        <w:t>César Francisco Ovalle Cabrera</w:t>
      </w:r>
    </w:p>
    <w:p w14:paraId="58EC9575" w14:textId="77777777" w:rsidR="00D7748A" w:rsidRPr="007D6A9A" w:rsidRDefault="00D7748A" w:rsidP="00D7748A">
      <w:pPr>
        <w:pStyle w:val="Prrafodelista"/>
        <w:numPr>
          <w:ilvl w:val="0"/>
          <w:numId w:val="3"/>
        </w:numPr>
        <w:rPr>
          <w:rFonts w:ascii="Arial" w:hAnsi="Arial" w:cs="Arial"/>
          <w:b/>
          <w:lang w:val="es-PE"/>
        </w:rPr>
      </w:pPr>
      <w:r>
        <w:t>Jorge Iván Bruna Vicencio</w:t>
      </w:r>
    </w:p>
    <w:p w14:paraId="072E806D" w14:textId="77777777" w:rsidR="00D7748A" w:rsidRDefault="00D7748A" w:rsidP="00D7748A">
      <w:pPr>
        <w:rPr>
          <w:rFonts w:ascii="Arial" w:hAnsi="Arial" w:cs="Arial"/>
          <w:b/>
          <w:lang w:val="es-PE"/>
        </w:rPr>
      </w:pPr>
    </w:p>
    <w:p w14:paraId="1E017DB0" w14:textId="77777777" w:rsidR="00D7748A" w:rsidRDefault="00D7748A" w:rsidP="00D7748A">
      <w:pPr>
        <w:rPr>
          <w:rFonts w:ascii="Cambria" w:hAnsi="Cambria" w:cs="Arial"/>
          <w:lang w:val="es-PE"/>
        </w:rPr>
      </w:pPr>
      <w:r>
        <w:rPr>
          <w:rFonts w:ascii="Cambria" w:hAnsi="Cambria" w:cs="Arial"/>
          <w:lang w:val="es-PE"/>
        </w:rPr>
        <w:t>Las pruebas se pueden realizar en los siguientes computadores con las siguentes características:</w:t>
      </w:r>
    </w:p>
    <w:p w14:paraId="3A3F833B" w14:textId="77777777" w:rsidR="00D7748A" w:rsidRDefault="00D7748A" w:rsidP="00D7748A">
      <w:pPr>
        <w:pStyle w:val="Prrafodelista"/>
        <w:numPr>
          <w:ilvl w:val="0"/>
          <w:numId w:val="28"/>
        </w:numPr>
        <w:rPr>
          <w:rFonts w:ascii="Cambria" w:hAnsi="Cambria" w:cs="Arial"/>
          <w:lang w:val="es-PE"/>
        </w:rPr>
      </w:pPr>
      <w:r>
        <w:rPr>
          <w:rFonts w:ascii="Cambria" w:hAnsi="Cambria" w:cs="Arial"/>
          <w:lang w:val="es-PE"/>
        </w:rPr>
        <w:t>PC Intel I3 3,3Ghz – 6GB Ram – Windows 7 64bits.</w:t>
      </w:r>
    </w:p>
    <w:p w14:paraId="319A546A" w14:textId="77777777" w:rsidR="00D7748A" w:rsidRDefault="00D7748A" w:rsidP="00D7748A">
      <w:pPr>
        <w:pStyle w:val="Prrafodelista"/>
        <w:numPr>
          <w:ilvl w:val="0"/>
          <w:numId w:val="28"/>
        </w:numPr>
        <w:rPr>
          <w:rFonts w:ascii="Cambria" w:hAnsi="Cambria" w:cs="Arial"/>
          <w:lang w:val="es-PE"/>
        </w:rPr>
      </w:pPr>
      <w:r>
        <w:rPr>
          <w:rFonts w:ascii="Cambria" w:hAnsi="Cambria" w:cs="Arial"/>
          <w:lang w:val="es-PE"/>
        </w:rPr>
        <w:t>Notebook Samsung Intel Celeron 1,1Ghz – 6GB Ram – Windows 8.1 64bits.</w:t>
      </w:r>
    </w:p>
    <w:p w14:paraId="08A52228" w14:textId="77777777" w:rsidR="00D7748A" w:rsidRDefault="00D7748A" w:rsidP="00D7748A">
      <w:pPr>
        <w:pStyle w:val="Prrafodelista"/>
        <w:numPr>
          <w:ilvl w:val="0"/>
          <w:numId w:val="28"/>
        </w:numPr>
        <w:rPr>
          <w:rFonts w:ascii="Cambria" w:hAnsi="Cambria" w:cs="Arial"/>
          <w:lang w:val="es-PE"/>
        </w:rPr>
      </w:pPr>
      <w:r>
        <w:rPr>
          <w:rFonts w:ascii="Cambria" w:hAnsi="Cambria" w:cs="Arial"/>
          <w:lang w:val="es-PE"/>
        </w:rPr>
        <w:t>Macbook Pro Retina – Intel I5 2,4Ghz – 8GB Ram – OS X Yosemite – Además se posee virtualizado Windows 8.</w:t>
      </w:r>
    </w:p>
    <w:p w14:paraId="421BFC1F" w14:textId="77777777" w:rsidR="00D7748A" w:rsidRDefault="00D7748A" w:rsidP="00D7748A">
      <w:pPr>
        <w:rPr>
          <w:rFonts w:ascii="Cambria" w:hAnsi="Cambria" w:cs="Arial"/>
          <w:lang w:val="es-PE"/>
        </w:rPr>
      </w:pPr>
    </w:p>
    <w:p w14:paraId="46A415D1" w14:textId="77777777" w:rsidR="00D7748A" w:rsidRDefault="00D7748A" w:rsidP="00D7748A">
      <w:pPr>
        <w:rPr>
          <w:rFonts w:ascii="Cambria" w:hAnsi="Cambria" w:cs="Arial"/>
          <w:lang w:val="es-PE"/>
        </w:rPr>
      </w:pPr>
      <w:r>
        <w:rPr>
          <w:rFonts w:ascii="Cambria" w:hAnsi="Cambria" w:cs="Arial"/>
          <w:lang w:val="es-PE"/>
        </w:rPr>
        <w:t>Como mínimo el computador en que se realicen las pruebas debe tener instalado las siguientes aplicaciones:</w:t>
      </w:r>
    </w:p>
    <w:p w14:paraId="1FE5C3A0" w14:textId="77777777" w:rsidR="00D7748A" w:rsidRDefault="00D7748A" w:rsidP="00D7748A">
      <w:pPr>
        <w:pStyle w:val="Prrafodelista"/>
        <w:numPr>
          <w:ilvl w:val="0"/>
          <w:numId w:val="29"/>
        </w:numPr>
        <w:rPr>
          <w:rFonts w:ascii="Cambria" w:hAnsi="Cambria" w:cs="Arial"/>
          <w:lang w:val="es-PE"/>
        </w:rPr>
      </w:pPr>
      <w:r>
        <w:rPr>
          <w:rFonts w:ascii="Cambria" w:hAnsi="Cambria" w:cs="Arial"/>
          <w:lang w:val="es-PE"/>
        </w:rPr>
        <w:t>Windows 7 o superior.</w:t>
      </w:r>
    </w:p>
    <w:p w14:paraId="4C8E9CA7" w14:textId="77777777" w:rsidR="00D7748A" w:rsidRDefault="00D7748A" w:rsidP="00D7748A">
      <w:pPr>
        <w:pStyle w:val="Prrafodelista"/>
        <w:numPr>
          <w:ilvl w:val="0"/>
          <w:numId w:val="29"/>
        </w:numPr>
        <w:rPr>
          <w:rFonts w:ascii="Cambria" w:hAnsi="Cambria" w:cs="Arial"/>
          <w:lang w:val="es-PE"/>
        </w:rPr>
      </w:pPr>
      <w:r>
        <w:rPr>
          <w:rFonts w:ascii="Cambria" w:hAnsi="Cambria" w:cs="Arial"/>
          <w:lang w:val="es-PE"/>
        </w:rPr>
        <w:t>Base de Datos (Mysql)</w:t>
      </w:r>
    </w:p>
    <w:p w14:paraId="161C901B" w14:textId="77777777" w:rsidR="00D7748A" w:rsidRDefault="00D7748A" w:rsidP="00D7748A">
      <w:pPr>
        <w:rPr>
          <w:rFonts w:ascii="Cambria" w:hAnsi="Cambria" w:cs="Arial"/>
          <w:lang w:val="es-PE"/>
        </w:rPr>
      </w:pPr>
    </w:p>
    <w:p w14:paraId="60D122B0" w14:textId="77777777" w:rsidR="00D7748A" w:rsidRDefault="00D7748A" w:rsidP="00D7748A">
      <w:pPr>
        <w:rPr>
          <w:ins w:id="43" w:author="Francisco Ovalle" w:date="2015-04-11T18:48:00Z"/>
          <w:rFonts w:ascii="Cambria" w:hAnsi="Cambria" w:cs="Arial"/>
          <w:lang w:val="es-PE"/>
        </w:rPr>
      </w:pPr>
      <w:r>
        <w:rPr>
          <w:rFonts w:ascii="Cambria" w:hAnsi="Cambria" w:cs="Arial"/>
          <w:lang w:val="es-PE"/>
        </w:rPr>
        <w:t xml:space="preserve">El servidor sera proporcionado por el departamento de informatica de la universidad Andres Bello, al igual que el smartphone que se nos proporcionara para poder realizar las pruebas correspondientes. </w:t>
      </w:r>
    </w:p>
    <w:p w14:paraId="25607D53" w14:textId="7E283AFD" w:rsidR="00D7748A" w:rsidRDefault="00B4085B" w:rsidP="00B4085B">
      <w:pPr>
        <w:pStyle w:val="Ttulo2"/>
        <w:rPr>
          <w:ins w:id="44" w:author="Francisco Ovalle" w:date="2015-04-11T18:49:00Z"/>
        </w:rPr>
      </w:pPr>
      <w:ins w:id="45" w:author="Francisco Ovalle" w:date="2015-04-11T18:49:00Z">
        <w:r>
          <w:t>Pruebas a realizar</w:t>
        </w:r>
      </w:ins>
    </w:p>
    <w:p w14:paraId="2EA4AA5B" w14:textId="77777777" w:rsidR="00B4085B" w:rsidRDefault="00B4085B" w:rsidP="00B4085B">
      <w:pPr>
        <w:rPr>
          <w:ins w:id="46" w:author="Francisco Ovalle" w:date="2015-04-11T18:49:00Z"/>
        </w:rPr>
      </w:pPr>
    </w:p>
    <w:p w14:paraId="686BF9FA" w14:textId="7D92BC46" w:rsidR="00B4085B" w:rsidRDefault="00B4085B" w:rsidP="00B4085B">
      <w:pPr>
        <w:pStyle w:val="Prrafodelista"/>
        <w:numPr>
          <w:ilvl w:val="0"/>
          <w:numId w:val="30"/>
        </w:numPr>
        <w:rPr>
          <w:ins w:id="47" w:author="Francisco Ovalle" w:date="2015-04-11T18:49:00Z"/>
        </w:rPr>
      </w:pPr>
      <w:ins w:id="48" w:author="Francisco Ovalle" w:date="2015-04-11T18:49:00Z">
        <w:r>
          <w:t>Pruebas de carga</w:t>
        </w:r>
      </w:ins>
    </w:p>
    <w:p w14:paraId="1161CA02" w14:textId="766436AF" w:rsidR="00B4085B" w:rsidRDefault="00B4085B" w:rsidP="00B4085B">
      <w:pPr>
        <w:pStyle w:val="Prrafodelista"/>
        <w:numPr>
          <w:ilvl w:val="0"/>
          <w:numId w:val="30"/>
        </w:numPr>
        <w:rPr>
          <w:ins w:id="49" w:author="Francisco Ovalle" w:date="2015-04-11T18:49:00Z"/>
        </w:rPr>
      </w:pPr>
      <w:ins w:id="50" w:author="Francisco Ovalle" w:date="2015-04-11T18:55:00Z">
        <w:r>
          <w:t>P</w:t>
        </w:r>
      </w:ins>
      <w:ins w:id="51" w:author="Francisco Ovalle" w:date="2015-04-11T18:49:00Z">
        <w:r>
          <w:t>ruebas de usabilidad</w:t>
        </w:r>
      </w:ins>
    </w:p>
    <w:p w14:paraId="6C918139" w14:textId="66F55CD9" w:rsidR="00B4085B" w:rsidRDefault="00B4085B" w:rsidP="00B4085B">
      <w:pPr>
        <w:pStyle w:val="Prrafodelista"/>
        <w:numPr>
          <w:ilvl w:val="0"/>
          <w:numId w:val="30"/>
        </w:numPr>
        <w:rPr>
          <w:ins w:id="52" w:author="Francisco Ovalle" w:date="2015-04-11T18:52:00Z"/>
        </w:rPr>
      </w:pPr>
      <w:ins w:id="53" w:author="Francisco Ovalle" w:date="2015-04-11T18:52:00Z">
        <w:r>
          <w:t>Pruebas de funcionabilidad</w:t>
        </w:r>
      </w:ins>
    </w:p>
    <w:p w14:paraId="2186880D" w14:textId="69D33717" w:rsidR="00B4085B" w:rsidRDefault="00B4085B" w:rsidP="00B4085B">
      <w:pPr>
        <w:pStyle w:val="Prrafodelista"/>
        <w:numPr>
          <w:ilvl w:val="0"/>
          <w:numId w:val="30"/>
        </w:numPr>
        <w:rPr>
          <w:ins w:id="54" w:author="Francisco Ovalle" w:date="2015-04-11T18:52:00Z"/>
        </w:rPr>
      </w:pPr>
      <w:ins w:id="55" w:author="Francisco Ovalle" w:date="2015-04-11T18:55:00Z">
        <w:r>
          <w:t>P</w:t>
        </w:r>
      </w:ins>
      <w:ins w:id="56" w:author="Francisco Ovalle" w:date="2015-04-11T18:52:00Z">
        <w:r>
          <w:t>ruebas de humo.</w:t>
        </w:r>
      </w:ins>
    </w:p>
    <w:p w14:paraId="16DD32C0" w14:textId="4072FA4A" w:rsidR="00B4085B" w:rsidRDefault="00B4085B" w:rsidP="00B4085B">
      <w:pPr>
        <w:pStyle w:val="Prrafodelista"/>
        <w:numPr>
          <w:ilvl w:val="0"/>
          <w:numId w:val="30"/>
        </w:numPr>
        <w:rPr>
          <w:ins w:id="57" w:author="Francisco Ovalle" w:date="2015-04-11T18:54:00Z"/>
        </w:rPr>
      </w:pPr>
      <w:ins w:id="58" w:author="Francisco Ovalle" w:date="2015-04-11T18:54:00Z">
        <w:r>
          <w:t>Pruebas unitarias</w:t>
        </w:r>
      </w:ins>
    </w:p>
    <w:p w14:paraId="595A80CC" w14:textId="469392C4" w:rsidR="00B4085B" w:rsidRDefault="00B4085B" w:rsidP="00B4085B">
      <w:pPr>
        <w:pStyle w:val="Prrafodelista"/>
        <w:numPr>
          <w:ilvl w:val="0"/>
          <w:numId w:val="30"/>
        </w:numPr>
        <w:rPr>
          <w:ins w:id="59" w:author="Francisco Ovalle" w:date="2015-04-11T18:55:00Z"/>
        </w:rPr>
      </w:pPr>
      <w:ins w:id="60" w:author="Francisco Ovalle" w:date="2015-04-11T18:54:00Z">
        <w:r>
          <w:t>Pruebas de aceptación</w:t>
        </w:r>
      </w:ins>
      <w:ins w:id="61" w:author="Francisco Ovalle" w:date="2015-04-11T18:52:00Z">
        <w:r>
          <w:t xml:space="preserve"> </w:t>
        </w:r>
      </w:ins>
    </w:p>
    <w:p w14:paraId="04C6F02F" w14:textId="7C658DFC" w:rsidR="00B4085B" w:rsidRDefault="00B4085B" w:rsidP="00B4085B">
      <w:pPr>
        <w:pStyle w:val="Prrafodelista"/>
        <w:numPr>
          <w:ilvl w:val="0"/>
          <w:numId w:val="30"/>
        </w:numPr>
        <w:rPr>
          <w:ins w:id="62" w:author="Francisco Ovalle" w:date="2015-04-11T19:01:00Z"/>
        </w:rPr>
      </w:pPr>
      <w:ins w:id="63" w:author="Francisco Ovalle" w:date="2015-04-11T18:55:00Z">
        <w:r>
          <w:t xml:space="preserve">Pruebas de </w:t>
        </w:r>
      </w:ins>
      <w:ins w:id="64" w:author="Francisco Ovalle" w:date="2015-04-11T18:56:00Z">
        <w:r>
          <w:t>stress</w:t>
        </w:r>
      </w:ins>
    </w:p>
    <w:p w14:paraId="7E816C4D" w14:textId="5F875CFF" w:rsidR="00045CE1" w:rsidRPr="00B4085B" w:rsidRDefault="00045CE1" w:rsidP="00B4085B">
      <w:pPr>
        <w:pStyle w:val="Prrafodelista"/>
        <w:numPr>
          <w:ilvl w:val="0"/>
          <w:numId w:val="30"/>
        </w:numPr>
      </w:pPr>
      <w:ins w:id="65" w:author="Francisco Ovalle" w:date="2015-04-11T19:02:00Z">
        <w:r>
          <w:t>Pruebas de Integración</w:t>
        </w:r>
      </w:ins>
    </w:p>
    <w:p w14:paraId="03B3C391" w14:textId="77777777" w:rsidR="00D7748A" w:rsidRDefault="00D7748A" w:rsidP="00D7748A">
      <w:pPr>
        <w:rPr>
          <w:ins w:id="66" w:author="Francisco Ovalle" w:date="2015-04-11T18:47:00Z"/>
        </w:rPr>
      </w:pPr>
    </w:p>
    <w:p w14:paraId="1F943E62" w14:textId="03C876FA" w:rsidR="00D7748A" w:rsidRPr="00D7748A" w:rsidRDefault="00D7748A" w:rsidP="00D7748A">
      <w:pPr>
        <w:pStyle w:val="Ttulo2"/>
        <w:numPr>
          <w:ilvl w:val="0"/>
          <w:numId w:val="0"/>
        </w:numPr>
        <w:ind w:left="1152"/>
      </w:pPr>
    </w:p>
    <w:p w14:paraId="1262081F" w14:textId="77777777" w:rsidR="00A61C55" w:rsidRDefault="00A61C55" w:rsidP="00A61C55"/>
    <w:p w14:paraId="428B38FB" w14:textId="3234685B" w:rsidR="00D7748A" w:rsidRPr="005E5C1F" w:rsidRDefault="00D7748A" w:rsidP="00D7748A">
      <w:pPr>
        <w:rPr>
          <w:rFonts w:ascii="Cambria" w:hAnsi="Cambria" w:cs="Arial"/>
          <w:lang w:val="es-PE"/>
        </w:rPr>
      </w:pPr>
      <w:bookmarkStart w:id="67" w:name="_Toc116893817"/>
      <w:bookmarkStart w:id="68" w:name="_Toc101073709"/>
      <w:bookmarkStart w:id="69" w:name="_Toc169872556"/>
    </w:p>
    <w:bookmarkEnd w:id="67"/>
    <w:bookmarkEnd w:id="68"/>
    <w:bookmarkEnd w:id="69"/>
    <w:p w14:paraId="522F91FE" w14:textId="77777777" w:rsidR="00A61C55" w:rsidRPr="00A61C55" w:rsidRDefault="00A61C55" w:rsidP="00A61C55"/>
    <w:p w14:paraId="6D2A7AE7" w14:textId="77777777" w:rsidR="006B3C88" w:rsidRDefault="006B3C88" w:rsidP="006B3C88">
      <w:pPr>
        <w:pStyle w:val="Ttulo1"/>
      </w:pPr>
      <w:bookmarkStart w:id="70" w:name="_Toc290001263"/>
      <w:r>
        <w:t>Pruebas TDD</w:t>
      </w:r>
      <w:bookmarkEnd w:id="70"/>
    </w:p>
    <w:p w14:paraId="74F36676" w14:textId="4880E07A" w:rsidR="001D2B33" w:rsidRDefault="00AE23DF" w:rsidP="00A37502">
      <w:pPr>
        <w:jc w:val="both"/>
      </w:pPr>
      <w:r>
        <w:t xml:space="preserve">Para el desarrollo de las pruebas TDD, se utilizara la </w:t>
      </w:r>
      <w:r w:rsidR="00A37502">
        <w:t xml:space="preserve">herramienta “PHP UNIT”,  que es un frameworks </w:t>
      </w:r>
      <w:r w:rsidR="00B558A8">
        <w:t xml:space="preserve">de testeo. </w:t>
      </w:r>
    </w:p>
    <w:p w14:paraId="18043B4E" w14:textId="378F410C" w:rsidR="00AE23DF" w:rsidRDefault="00AE23DF" w:rsidP="00A37502">
      <w:pPr>
        <w:jc w:val="both"/>
      </w:pPr>
      <w:r>
        <w:lastRenderedPageBreak/>
        <w:t>Cada prueba unitaria será documentada en fichas, que dispondrán de un nombre, código de prueba, historia de usuario a la que se le realizara la prueba, las pruebas que se realizaran, de que constara la prueba</w:t>
      </w:r>
      <w:r w:rsidR="00A37502">
        <w:t>, el resultado esperado</w:t>
      </w:r>
      <w:r>
        <w:t xml:space="preserve"> y </w:t>
      </w:r>
      <w:r w:rsidR="00A37502">
        <w:t>la cantidad de fallos que se obtuvieron hasta poder obtener el resultado esperado por el equipo de trabajo.</w:t>
      </w:r>
    </w:p>
    <w:p w14:paraId="1330848F" w14:textId="77777777" w:rsidR="00B558A8" w:rsidRPr="001D2B33" w:rsidRDefault="00B558A8" w:rsidP="00A37502">
      <w:pPr>
        <w:jc w:val="both"/>
      </w:pPr>
    </w:p>
    <w:p w14:paraId="77428AC6" w14:textId="77777777" w:rsidR="006B3C88" w:rsidRDefault="006B3C88" w:rsidP="006B3C88">
      <w:pPr>
        <w:pStyle w:val="Ttulo1"/>
      </w:pPr>
      <w:bookmarkStart w:id="71" w:name="_Toc290001264"/>
      <w:r>
        <w:t>Pruebas de Aceptación y ATDD</w:t>
      </w:r>
      <w:bookmarkEnd w:id="71"/>
    </w:p>
    <w:tbl>
      <w:tblPr>
        <w:tblW w:w="9100" w:type="dxa"/>
        <w:tblInd w:w="55" w:type="dxa"/>
        <w:tblCellMar>
          <w:left w:w="70" w:type="dxa"/>
          <w:right w:w="70" w:type="dxa"/>
        </w:tblCellMar>
        <w:tblLook w:val="04A0" w:firstRow="1" w:lastRow="0" w:firstColumn="1" w:lastColumn="0" w:noHBand="0" w:noVBand="1"/>
      </w:tblPr>
      <w:tblGrid>
        <w:gridCol w:w="1300"/>
        <w:gridCol w:w="1300"/>
        <w:gridCol w:w="1300"/>
        <w:gridCol w:w="1300"/>
        <w:gridCol w:w="1300"/>
        <w:gridCol w:w="1300"/>
        <w:gridCol w:w="1300"/>
      </w:tblGrid>
      <w:tr w:rsidR="00734AA1" w:rsidRPr="00734AA1" w14:paraId="7DF00EED" w14:textId="77777777" w:rsidTr="00734AA1">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8F8AE8"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Nº HU: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2D0A2BF" w14:textId="77777777" w:rsidR="00734AA1" w:rsidRPr="00734AA1" w:rsidRDefault="00734AA1" w:rsidP="00734AA1">
            <w:pPr>
              <w:jc w:val="right"/>
              <w:rPr>
                <w:rFonts w:ascii="Calibri" w:eastAsia="Times New Roman" w:hAnsi="Calibri" w:cs="Times New Roman"/>
                <w:color w:val="000000"/>
                <w:lang w:val="es-CL"/>
              </w:rPr>
            </w:pPr>
            <w:r w:rsidRPr="00734AA1">
              <w:rPr>
                <w:rFonts w:ascii="Calibri" w:eastAsia="Times New Roman" w:hAnsi="Calibri" w:cs="Times New Roman"/>
                <w:color w:val="000000"/>
                <w:lang w:val="es-CL"/>
              </w:rPr>
              <w:t>2</w:t>
            </w:r>
          </w:p>
        </w:tc>
        <w:tc>
          <w:tcPr>
            <w:tcW w:w="1300" w:type="dxa"/>
            <w:tcBorders>
              <w:top w:val="nil"/>
              <w:left w:val="nil"/>
              <w:bottom w:val="nil"/>
              <w:right w:val="nil"/>
            </w:tcBorders>
            <w:shd w:val="clear" w:color="auto" w:fill="auto"/>
            <w:noWrap/>
            <w:vAlign w:val="bottom"/>
            <w:hideMark/>
          </w:tcPr>
          <w:p w14:paraId="790069A0"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1FE12313"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1B0B64CC"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1F26B83C"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2B768C45" w14:textId="77777777" w:rsidR="00734AA1" w:rsidRPr="00734AA1" w:rsidRDefault="00734AA1" w:rsidP="00734AA1">
            <w:pPr>
              <w:rPr>
                <w:rFonts w:ascii="Calibri" w:eastAsia="Times New Roman" w:hAnsi="Calibri" w:cs="Times New Roman"/>
                <w:color w:val="000000"/>
                <w:lang w:val="es-CL"/>
              </w:rPr>
            </w:pPr>
          </w:p>
        </w:tc>
      </w:tr>
      <w:tr w:rsidR="00734AA1" w:rsidRPr="00734AA1" w14:paraId="323A118E" w14:textId="77777777" w:rsidTr="00734AA1">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D798E75"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5B2227"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w:t>
            </w:r>
          </w:p>
        </w:tc>
      </w:tr>
      <w:tr w:rsidR="00734AA1" w:rsidRPr="00734AA1" w14:paraId="1C6636B9" w14:textId="77777777" w:rsidTr="00734AA1">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78C030D3"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01E105C" w14:textId="77777777" w:rsidR="00734AA1" w:rsidRPr="00734AA1" w:rsidRDefault="00734AA1" w:rsidP="00734AA1">
            <w:pPr>
              <w:rPr>
                <w:rFonts w:ascii="Calibri" w:eastAsia="Times New Roman" w:hAnsi="Calibri" w:cs="Times New Roman"/>
                <w:color w:val="000000"/>
                <w:lang w:val="es-CL"/>
              </w:rPr>
            </w:pPr>
          </w:p>
        </w:tc>
      </w:tr>
      <w:tr w:rsidR="00734AA1" w:rsidRPr="00734AA1" w14:paraId="2BBD973F" w14:textId="77777777" w:rsidTr="00734AA1">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84E0B83"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51C5A37"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Rango de búsqueda</w:t>
            </w:r>
          </w:p>
        </w:tc>
      </w:tr>
      <w:tr w:rsidR="00734AA1" w:rsidRPr="00734AA1" w14:paraId="746CC3D5" w14:textId="77777777" w:rsidTr="00734AA1">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23600642"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35DCD88F" w14:textId="77777777" w:rsidR="00734AA1" w:rsidRPr="00734AA1" w:rsidRDefault="00734AA1" w:rsidP="00734AA1">
            <w:pPr>
              <w:rPr>
                <w:rFonts w:ascii="Calibri" w:eastAsia="Times New Roman" w:hAnsi="Calibri" w:cs="Times New Roman"/>
                <w:color w:val="000000"/>
                <w:lang w:val="es-CL"/>
              </w:rPr>
            </w:pPr>
          </w:p>
        </w:tc>
      </w:tr>
      <w:tr w:rsidR="00734AA1" w:rsidRPr="00734AA1" w14:paraId="4FB9B57F" w14:textId="77777777" w:rsidTr="00734AA1">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BA1B313"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5F9A92"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Ver las tiendas que venden un producto deseado en un rango determinado.</w:t>
            </w:r>
          </w:p>
        </w:tc>
      </w:tr>
      <w:tr w:rsidR="00734AA1" w:rsidRPr="00734AA1" w14:paraId="78986B4F" w14:textId="77777777" w:rsidTr="00734AA1">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2274968A"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DBFF7F5" w14:textId="77777777" w:rsidR="00734AA1" w:rsidRPr="00734AA1" w:rsidRDefault="00734AA1" w:rsidP="00734AA1">
            <w:pPr>
              <w:rPr>
                <w:rFonts w:ascii="Calibri" w:eastAsia="Times New Roman" w:hAnsi="Calibri" w:cs="Times New Roman"/>
                <w:color w:val="000000"/>
                <w:lang w:val="es-CL"/>
              </w:rPr>
            </w:pPr>
          </w:p>
        </w:tc>
      </w:tr>
      <w:tr w:rsidR="00734AA1" w:rsidRPr="00734AA1" w14:paraId="26EC55BE" w14:textId="77777777" w:rsidTr="00734AA1">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A59B8E7"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F172B7E"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Ingresar rango de búsqueda en los criterios de búsqueda.</w:t>
            </w:r>
          </w:p>
        </w:tc>
      </w:tr>
      <w:tr w:rsidR="00734AA1" w:rsidRPr="00734AA1" w14:paraId="749C4B7C" w14:textId="77777777" w:rsidTr="00734AA1">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53A2331D"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08FB841" w14:textId="77777777" w:rsidR="00734AA1" w:rsidRPr="00734AA1" w:rsidRDefault="00734AA1" w:rsidP="00734AA1">
            <w:pPr>
              <w:rPr>
                <w:rFonts w:ascii="Calibri" w:eastAsia="Times New Roman" w:hAnsi="Calibri" w:cs="Times New Roman"/>
                <w:color w:val="000000"/>
                <w:lang w:val="es-CL"/>
              </w:rPr>
            </w:pPr>
          </w:p>
        </w:tc>
      </w:tr>
      <w:tr w:rsidR="00734AA1" w:rsidRPr="00734AA1" w14:paraId="71D96747" w14:textId="77777777" w:rsidTr="00734AA1">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B08C4E4"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A762796"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Ingresar pagina web.</w:t>
            </w:r>
            <w:r w:rsidRPr="00734AA1">
              <w:rPr>
                <w:rFonts w:ascii="Calibri" w:eastAsia="Times New Roman" w:hAnsi="Calibri" w:cs="Times New Roman"/>
                <w:color w:val="000000"/>
                <w:lang w:val="es-CL"/>
              </w:rPr>
              <w:br/>
              <w:t>2.- Ingresar criterio de busqueda por rango.</w:t>
            </w:r>
            <w:r w:rsidRPr="00734AA1">
              <w:rPr>
                <w:rFonts w:ascii="Calibri" w:eastAsia="Times New Roman" w:hAnsi="Calibri" w:cs="Times New Roman"/>
                <w:color w:val="000000"/>
                <w:lang w:val="es-CL"/>
              </w:rPr>
              <w:br/>
              <w:t>3.- Presionar boton de busqueda.</w:t>
            </w:r>
          </w:p>
        </w:tc>
      </w:tr>
      <w:tr w:rsidR="00734AA1" w:rsidRPr="00734AA1" w14:paraId="47486F0B" w14:textId="77777777" w:rsidTr="00734AA1">
        <w:trPr>
          <w:trHeight w:val="63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3C5BFB11"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FBB80C9" w14:textId="77777777" w:rsidR="00734AA1" w:rsidRPr="00734AA1" w:rsidRDefault="00734AA1" w:rsidP="00734AA1">
            <w:pPr>
              <w:rPr>
                <w:rFonts w:ascii="Calibri" w:eastAsia="Times New Roman" w:hAnsi="Calibri" w:cs="Times New Roman"/>
                <w:color w:val="000000"/>
                <w:lang w:val="es-CL"/>
              </w:rPr>
            </w:pPr>
          </w:p>
        </w:tc>
      </w:tr>
      <w:tr w:rsidR="00734AA1" w:rsidRPr="00734AA1" w14:paraId="164A6D56" w14:textId="77777777" w:rsidTr="00734AA1">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0D8D289"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911ADEE"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Se mostraran todos los precios del producto por el cual se realizo la busqueda de las tiendas dentro del rango correspondiente.</w:t>
            </w:r>
          </w:p>
        </w:tc>
      </w:tr>
      <w:tr w:rsidR="00734AA1" w:rsidRPr="00734AA1" w14:paraId="22C74180" w14:textId="77777777" w:rsidTr="00734AA1">
        <w:trPr>
          <w:trHeight w:val="63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405148F8"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9692BF0" w14:textId="77777777" w:rsidR="00734AA1" w:rsidRPr="00734AA1" w:rsidRDefault="00734AA1" w:rsidP="00734AA1">
            <w:pPr>
              <w:rPr>
                <w:rFonts w:ascii="Calibri" w:eastAsia="Times New Roman" w:hAnsi="Calibri" w:cs="Times New Roman"/>
                <w:color w:val="000000"/>
                <w:lang w:val="es-CL"/>
              </w:rPr>
            </w:pPr>
          </w:p>
        </w:tc>
      </w:tr>
      <w:tr w:rsidR="00734AA1" w:rsidRPr="00734AA1" w14:paraId="4CAC50C8" w14:textId="77777777" w:rsidTr="00734AA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287E87"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Nº HU:</w:t>
            </w:r>
          </w:p>
        </w:tc>
        <w:tc>
          <w:tcPr>
            <w:tcW w:w="1300" w:type="dxa"/>
            <w:tcBorders>
              <w:top w:val="nil"/>
              <w:left w:val="nil"/>
              <w:bottom w:val="single" w:sz="4" w:space="0" w:color="auto"/>
              <w:right w:val="single" w:sz="4" w:space="0" w:color="auto"/>
            </w:tcBorders>
            <w:shd w:val="clear" w:color="auto" w:fill="auto"/>
            <w:noWrap/>
            <w:vAlign w:val="bottom"/>
            <w:hideMark/>
          </w:tcPr>
          <w:p w14:paraId="198ACF45" w14:textId="77777777" w:rsidR="00734AA1" w:rsidRPr="00734AA1" w:rsidRDefault="00734AA1" w:rsidP="00734AA1">
            <w:pPr>
              <w:jc w:val="right"/>
              <w:rPr>
                <w:rFonts w:ascii="Calibri" w:eastAsia="Times New Roman" w:hAnsi="Calibri" w:cs="Times New Roman"/>
                <w:color w:val="000000"/>
                <w:lang w:val="es-CL"/>
              </w:rPr>
            </w:pPr>
            <w:r w:rsidRPr="00734AA1">
              <w:rPr>
                <w:rFonts w:ascii="Calibri" w:eastAsia="Times New Roman" w:hAnsi="Calibri" w:cs="Times New Roman"/>
                <w:color w:val="000000"/>
                <w:lang w:val="es-CL"/>
              </w:rPr>
              <w:t>2</w:t>
            </w:r>
          </w:p>
        </w:tc>
        <w:tc>
          <w:tcPr>
            <w:tcW w:w="1300" w:type="dxa"/>
            <w:tcBorders>
              <w:top w:val="nil"/>
              <w:left w:val="nil"/>
              <w:bottom w:val="nil"/>
              <w:right w:val="nil"/>
            </w:tcBorders>
            <w:shd w:val="clear" w:color="auto" w:fill="auto"/>
            <w:noWrap/>
            <w:vAlign w:val="bottom"/>
            <w:hideMark/>
          </w:tcPr>
          <w:p w14:paraId="7D3E55D1"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5B6F2544"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51F582BC"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52A548C0"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29E4E184" w14:textId="77777777" w:rsidR="00734AA1" w:rsidRPr="00734AA1" w:rsidRDefault="00734AA1" w:rsidP="00734AA1">
            <w:pPr>
              <w:rPr>
                <w:rFonts w:ascii="Calibri" w:eastAsia="Times New Roman" w:hAnsi="Calibri" w:cs="Times New Roman"/>
                <w:color w:val="000000"/>
                <w:lang w:val="es-CL"/>
              </w:rPr>
            </w:pPr>
          </w:p>
        </w:tc>
      </w:tr>
      <w:tr w:rsidR="00734AA1" w:rsidRPr="00734AA1" w14:paraId="3C2C17A6"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9A3DB9B"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E2C7FB4"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2</w:t>
            </w:r>
          </w:p>
        </w:tc>
      </w:tr>
      <w:tr w:rsidR="00734AA1" w:rsidRPr="00734AA1" w14:paraId="3F424714"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02940D81"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4D6CB4F" w14:textId="77777777" w:rsidR="00734AA1" w:rsidRPr="00734AA1" w:rsidRDefault="00734AA1" w:rsidP="00734AA1">
            <w:pPr>
              <w:rPr>
                <w:rFonts w:ascii="Calibri" w:eastAsia="Times New Roman" w:hAnsi="Calibri" w:cs="Times New Roman"/>
                <w:color w:val="000000"/>
                <w:lang w:val="es-CL"/>
              </w:rPr>
            </w:pPr>
          </w:p>
        </w:tc>
      </w:tr>
      <w:tr w:rsidR="00734AA1" w:rsidRPr="00734AA1" w14:paraId="1C09270D"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CADAFA2"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37C18D"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Precio maximo búsqueda</w:t>
            </w:r>
          </w:p>
        </w:tc>
      </w:tr>
      <w:tr w:rsidR="00734AA1" w:rsidRPr="00734AA1" w14:paraId="25F5DC78"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62BD59F"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7AAEFB91" w14:textId="77777777" w:rsidR="00734AA1" w:rsidRPr="00734AA1" w:rsidRDefault="00734AA1" w:rsidP="00734AA1">
            <w:pPr>
              <w:rPr>
                <w:rFonts w:ascii="Calibri" w:eastAsia="Times New Roman" w:hAnsi="Calibri" w:cs="Times New Roman"/>
                <w:color w:val="000000"/>
                <w:lang w:val="es-CL"/>
              </w:rPr>
            </w:pPr>
          </w:p>
        </w:tc>
      </w:tr>
      <w:tr w:rsidR="00734AA1" w:rsidRPr="00734AA1" w14:paraId="34C980B3"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417A58F"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A37411A"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Ver los productos con un precio no superior al del estipulado.</w:t>
            </w:r>
          </w:p>
        </w:tc>
      </w:tr>
      <w:tr w:rsidR="00734AA1" w:rsidRPr="00734AA1" w14:paraId="5B86BD76"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15B2F6A"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236CDED" w14:textId="77777777" w:rsidR="00734AA1" w:rsidRPr="00734AA1" w:rsidRDefault="00734AA1" w:rsidP="00734AA1">
            <w:pPr>
              <w:rPr>
                <w:rFonts w:ascii="Calibri" w:eastAsia="Times New Roman" w:hAnsi="Calibri" w:cs="Times New Roman"/>
                <w:color w:val="000000"/>
                <w:lang w:val="es-CL"/>
              </w:rPr>
            </w:pPr>
          </w:p>
        </w:tc>
      </w:tr>
      <w:tr w:rsidR="00734AA1" w:rsidRPr="00734AA1" w14:paraId="7E306958"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B1F32D4"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EDDC7C"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Ingresar precio máximo en los criterios de búsqueda</w:t>
            </w:r>
          </w:p>
        </w:tc>
      </w:tr>
      <w:tr w:rsidR="00734AA1" w:rsidRPr="00734AA1" w14:paraId="1DC4B10A"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2464F2E"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7E585513" w14:textId="77777777" w:rsidR="00734AA1" w:rsidRPr="00734AA1" w:rsidRDefault="00734AA1" w:rsidP="00734AA1">
            <w:pPr>
              <w:rPr>
                <w:rFonts w:ascii="Calibri" w:eastAsia="Times New Roman" w:hAnsi="Calibri" w:cs="Times New Roman"/>
                <w:color w:val="000000"/>
                <w:lang w:val="es-CL"/>
              </w:rPr>
            </w:pPr>
          </w:p>
        </w:tc>
      </w:tr>
      <w:tr w:rsidR="00734AA1" w:rsidRPr="00734AA1" w14:paraId="1225E161"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DC89F48"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4934E0C"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Ingresar pagina web.</w:t>
            </w:r>
            <w:r w:rsidRPr="00734AA1">
              <w:rPr>
                <w:rFonts w:ascii="Calibri" w:eastAsia="Times New Roman" w:hAnsi="Calibri" w:cs="Times New Roman"/>
                <w:color w:val="000000"/>
                <w:lang w:val="es-CL"/>
              </w:rPr>
              <w:br/>
              <w:t>2.- Ingresar criterio de busqueda por Precio máximo.</w:t>
            </w:r>
            <w:r w:rsidRPr="00734AA1">
              <w:rPr>
                <w:rFonts w:ascii="Calibri" w:eastAsia="Times New Roman" w:hAnsi="Calibri" w:cs="Times New Roman"/>
                <w:color w:val="000000"/>
                <w:lang w:val="es-CL"/>
              </w:rPr>
              <w:br/>
              <w:t>3.- Presionar boton de busqueda.</w:t>
            </w:r>
          </w:p>
        </w:tc>
      </w:tr>
      <w:tr w:rsidR="00734AA1" w:rsidRPr="00734AA1" w14:paraId="0343D803" w14:textId="77777777" w:rsidTr="00734AA1">
        <w:trPr>
          <w:trHeight w:val="615"/>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5243F07F"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36E2310" w14:textId="77777777" w:rsidR="00734AA1" w:rsidRPr="00734AA1" w:rsidRDefault="00734AA1" w:rsidP="00734AA1">
            <w:pPr>
              <w:rPr>
                <w:rFonts w:ascii="Calibri" w:eastAsia="Times New Roman" w:hAnsi="Calibri" w:cs="Times New Roman"/>
                <w:color w:val="000000"/>
                <w:lang w:val="es-CL"/>
              </w:rPr>
            </w:pPr>
          </w:p>
        </w:tc>
      </w:tr>
      <w:tr w:rsidR="00734AA1" w:rsidRPr="00734AA1" w14:paraId="59EC78EF"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CC28B3C"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6453B8"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Se mostraran todos los precios del producto que posean un precio menor por el cual se realizo la busqueda.</w:t>
            </w:r>
          </w:p>
        </w:tc>
      </w:tr>
      <w:tr w:rsidR="00734AA1" w:rsidRPr="00734AA1" w14:paraId="3EFDFDA2" w14:textId="77777777" w:rsidTr="00734AA1">
        <w:trPr>
          <w:trHeight w:val="615"/>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5FE8406A"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BFC094F" w14:textId="77777777" w:rsidR="00734AA1" w:rsidRPr="00734AA1" w:rsidRDefault="00734AA1" w:rsidP="00734AA1">
            <w:pPr>
              <w:rPr>
                <w:rFonts w:ascii="Calibri" w:eastAsia="Times New Roman" w:hAnsi="Calibri" w:cs="Times New Roman"/>
                <w:color w:val="000000"/>
                <w:lang w:val="es-CL"/>
              </w:rPr>
            </w:pPr>
          </w:p>
        </w:tc>
      </w:tr>
      <w:tr w:rsidR="00734AA1" w:rsidRPr="00734AA1" w14:paraId="666FA931" w14:textId="77777777" w:rsidTr="00734AA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0F7F2EA"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Nº HU:</w:t>
            </w:r>
          </w:p>
        </w:tc>
        <w:tc>
          <w:tcPr>
            <w:tcW w:w="1300" w:type="dxa"/>
            <w:tcBorders>
              <w:top w:val="nil"/>
              <w:left w:val="nil"/>
              <w:bottom w:val="single" w:sz="4" w:space="0" w:color="auto"/>
              <w:right w:val="single" w:sz="4" w:space="0" w:color="auto"/>
            </w:tcBorders>
            <w:shd w:val="clear" w:color="auto" w:fill="auto"/>
            <w:noWrap/>
            <w:vAlign w:val="bottom"/>
            <w:hideMark/>
          </w:tcPr>
          <w:p w14:paraId="332EC44A" w14:textId="77777777" w:rsidR="00734AA1" w:rsidRPr="00734AA1" w:rsidRDefault="00734AA1" w:rsidP="00734AA1">
            <w:pPr>
              <w:jc w:val="right"/>
              <w:rPr>
                <w:rFonts w:ascii="Calibri" w:eastAsia="Times New Roman" w:hAnsi="Calibri" w:cs="Times New Roman"/>
                <w:color w:val="000000"/>
                <w:lang w:val="es-CL"/>
              </w:rPr>
            </w:pPr>
            <w:r w:rsidRPr="00734AA1">
              <w:rPr>
                <w:rFonts w:ascii="Calibri" w:eastAsia="Times New Roman" w:hAnsi="Calibri" w:cs="Times New Roman"/>
                <w:color w:val="000000"/>
                <w:lang w:val="es-CL"/>
              </w:rPr>
              <w:t>2</w:t>
            </w:r>
          </w:p>
        </w:tc>
        <w:tc>
          <w:tcPr>
            <w:tcW w:w="1300" w:type="dxa"/>
            <w:tcBorders>
              <w:top w:val="nil"/>
              <w:left w:val="nil"/>
              <w:bottom w:val="nil"/>
              <w:right w:val="nil"/>
            </w:tcBorders>
            <w:shd w:val="clear" w:color="auto" w:fill="auto"/>
            <w:noWrap/>
            <w:vAlign w:val="bottom"/>
            <w:hideMark/>
          </w:tcPr>
          <w:p w14:paraId="242D1716"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70DB766A"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2E5AAF07"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67F97662"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683F7B72" w14:textId="77777777" w:rsidR="00734AA1" w:rsidRPr="00734AA1" w:rsidRDefault="00734AA1" w:rsidP="00734AA1">
            <w:pPr>
              <w:rPr>
                <w:rFonts w:ascii="Calibri" w:eastAsia="Times New Roman" w:hAnsi="Calibri" w:cs="Times New Roman"/>
                <w:color w:val="000000"/>
                <w:lang w:val="es-CL"/>
              </w:rPr>
            </w:pPr>
          </w:p>
        </w:tc>
      </w:tr>
      <w:tr w:rsidR="00734AA1" w:rsidRPr="00734AA1" w14:paraId="6716D879"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4BAA267"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6F52EF2"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3</w:t>
            </w:r>
          </w:p>
        </w:tc>
      </w:tr>
      <w:tr w:rsidR="00734AA1" w:rsidRPr="00734AA1" w14:paraId="12E8E326"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727B7CA3"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6695B86" w14:textId="77777777" w:rsidR="00734AA1" w:rsidRPr="00734AA1" w:rsidRDefault="00734AA1" w:rsidP="00734AA1">
            <w:pPr>
              <w:rPr>
                <w:rFonts w:ascii="Calibri" w:eastAsia="Times New Roman" w:hAnsi="Calibri" w:cs="Times New Roman"/>
                <w:color w:val="000000"/>
                <w:lang w:val="es-CL"/>
              </w:rPr>
            </w:pPr>
          </w:p>
        </w:tc>
      </w:tr>
      <w:tr w:rsidR="00734AA1" w:rsidRPr="00734AA1" w14:paraId="627ACFD2"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B5ED684"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5831C9"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Palabra clave búsqueda</w:t>
            </w:r>
          </w:p>
        </w:tc>
      </w:tr>
      <w:tr w:rsidR="00734AA1" w:rsidRPr="00734AA1" w14:paraId="4820A3DD"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1C83A965"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2065612" w14:textId="77777777" w:rsidR="00734AA1" w:rsidRPr="00734AA1" w:rsidRDefault="00734AA1" w:rsidP="00734AA1">
            <w:pPr>
              <w:rPr>
                <w:rFonts w:ascii="Calibri" w:eastAsia="Times New Roman" w:hAnsi="Calibri" w:cs="Times New Roman"/>
                <w:color w:val="000000"/>
                <w:lang w:val="es-CL"/>
              </w:rPr>
            </w:pPr>
          </w:p>
        </w:tc>
      </w:tr>
      <w:tr w:rsidR="00734AA1" w:rsidRPr="00734AA1" w14:paraId="1B196793"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73B3F63"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lastRenderedPageBreak/>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FB8B3D"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Ver los productos con los que se coincida una palabra o letra.</w:t>
            </w:r>
          </w:p>
        </w:tc>
      </w:tr>
      <w:tr w:rsidR="00734AA1" w:rsidRPr="00734AA1" w14:paraId="1F13129C"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8A71FA9"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7E766524" w14:textId="77777777" w:rsidR="00734AA1" w:rsidRPr="00734AA1" w:rsidRDefault="00734AA1" w:rsidP="00734AA1">
            <w:pPr>
              <w:rPr>
                <w:rFonts w:ascii="Calibri" w:eastAsia="Times New Roman" w:hAnsi="Calibri" w:cs="Times New Roman"/>
                <w:color w:val="000000"/>
                <w:lang w:val="es-CL"/>
              </w:rPr>
            </w:pPr>
          </w:p>
        </w:tc>
      </w:tr>
      <w:tr w:rsidR="00734AA1" w:rsidRPr="00734AA1" w14:paraId="533E64DA"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9BDC051"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F87AE81"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Ingresar palabra en casilla de búsqueda.</w:t>
            </w:r>
          </w:p>
        </w:tc>
      </w:tr>
      <w:tr w:rsidR="00734AA1" w:rsidRPr="00734AA1" w14:paraId="2C067386"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1BAFDECE"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50355FC" w14:textId="77777777" w:rsidR="00734AA1" w:rsidRPr="00734AA1" w:rsidRDefault="00734AA1" w:rsidP="00734AA1">
            <w:pPr>
              <w:rPr>
                <w:rFonts w:ascii="Calibri" w:eastAsia="Times New Roman" w:hAnsi="Calibri" w:cs="Times New Roman"/>
                <w:color w:val="000000"/>
                <w:lang w:val="es-CL"/>
              </w:rPr>
            </w:pPr>
          </w:p>
        </w:tc>
      </w:tr>
      <w:tr w:rsidR="00734AA1" w:rsidRPr="00734AA1" w14:paraId="366A9E22"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E8AA064"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37E575"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Ingresar pagina web.</w:t>
            </w:r>
            <w:r w:rsidRPr="00734AA1">
              <w:rPr>
                <w:rFonts w:ascii="Calibri" w:eastAsia="Times New Roman" w:hAnsi="Calibri" w:cs="Times New Roman"/>
                <w:color w:val="000000"/>
                <w:lang w:val="es-CL"/>
              </w:rPr>
              <w:br/>
              <w:t>2.- Ingresar palabra en casilla de busqueda.</w:t>
            </w:r>
            <w:r w:rsidRPr="00734AA1">
              <w:rPr>
                <w:rFonts w:ascii="Calibri" w:eastAsia="Times New Roman" w:hAnsi="Calibri" w:cs="Times New Roman"/>
                <w:color w:val="000000"/>
                <w:lang w:val="es-CL"/>
              </w:rPr>
              <w:br/>
              <w:t>3.- Presionar boton de busqueda.</w:t>
            </w:r>
          </w:p>
        </w:tc>
      </w:tr>
      <w:tr w:rsidR="00734AA1" w:rsidRPr="00734AA1" w14:paraId="041A6369" w14:textId="77777777" w:rsidTr="00734AA1">
        <w:trPr>
          <w:trHeight w:val="6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3415618"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C90A517" w14:textId="77777777" w:rsidR="00734AA1" w:rsidRPr="00734AA1" w:rsidRDefault="00734AA1" w:rsidP="00734AA1">
            <w:pPr>
              <w:rPr>
                <w:rFonts w:ascii="Calibri" w:eastAsia="Times New Roman" w:hAnsi="Calibri" w:cs="Times New Roman"/>
                <w:color w:val="000000"/>
                <w:lang w:val="es-CL"/>
              </w:rPr>
            </w:pPr>
          </w:p>
        </w:tc>
      </w:tr>
      <w:tr w:rsidR="00734AA1" w:rsidRPr="00734AA1" w14:paraId="3303AEE1"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36476F5"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34573E"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 xml:space="preserve">1.- Se mostraran todos los precios del producto por el cual se encuentren coincidencias en su nombre con la palabra escrita en la casilla de búsqueda por el cual se realizo la búsqueda. </w:t>
            </w:r>
          </w:p>
        </w:tc>
      </w:tr>
      <w:tr w:rsidR="00734AA1" w:rsidRPr="00734AA1" w14:paraId="02D2B3D0" w14:textId="77777777" w:rsidTr="00734AA1">
        <w:trPr>
          <w:trHeight w:val="63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F58C0E9"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7AED75F2" w14:textId="77777777" w:rsidR="00734AA1" w:rsidRPr="00734AA1" w:rsidRDefault="00734AA1" w:rsidP="00734AA1">
            <w:pPr>
              <w:rPr>
                <w:rFonts w:ascii="Calibri" w:eastAsia="Times New Roman" w:hAnsi="Calibri" w:cs="Times New Roman"/>
                <w:color w:val="000000"/>
                <w:lang w:val="es-CL"/>
              </w:rPr>
            </w:pPr>
          </w:p>
        </w:tc>
      </w:tr>
      <w:tr w:rsidR="00734AA1" w:rsidRPr="00734AA1" w14:paraId="0E733D7A" w14:textId="77777777" w:rsidTr="00734AA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48DF71"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Nº HU:</w:t>
            </w:r>
          </w:p>
        </w:tc>
        <w:tc>
          <w:tcPr>
            <w:tcW w:w="1300" w:type="dxa"/>
            <w:tcBorders>
              <w:top w:val="nil"/>
              <w:left w:val="nil"/>
              <w:bottom w:val="single" w:sz="4" w:space="0" w:color="auto"/>
              <w:right w:val="single" w:sz="4" w:space="0" w:color="auto"/>
            </w:tcBorders>
            <w:shd w:val="clear" w:color="auto" w:fill="auto"/>
            <w:noWrap/>
            <w:vAlign w:val="bottom"/>
            <w:hideMark/>
          </w:tcPr>
          <w:p w14:paraId="4EB0EAB0" w14:textId="77777777" w:rsidR="00734AA1" w:rsidRPr="00734AA1" w:rsidRDefault="00734AA1" w:rsidP="00734AA1">
            <w:pPr>
              <w:jc w:val="right"/>
              <w:rPr>
                <w:rFonts w:ascii="Calibri" w:eastAsia="Times New Roman" w:hAnsi="Calibri" w:cs="Times New Roman"/>
                <w:color w:val="000000"/>
                <w:lang w:val="es-CL"/>
              </w:rPr>
            </w:pPr>
            <w:r w:rsidRPr="00734AA1">
              <w:rPr>
                <w:rFonts w:ascii="Calibri" w:eastAsia="Times New Roman" w:hAnsi="Calibri" w:cs="Times New Roman"/>
                <w:color w:val="000000"/>
                <w:lang w:val="es-CL"/>
              </w:rPr>
              <w:t>3</w:t>
            </w:r>
          </w:p>
        </w:tc>
        <w:tc>
          <w:tcPr>
            <w:tcW w:w="1300" w:type="dxa"/>
            <w:tcBorders>
              <w:top w:val="nil"/>
              <w:left w:val="nil"/>
              <w:bottom w:val="nil"/>
              <w:right w:val="nil"/>
            </w:tcBorders>
            <w:shd w:val="clear" w:color="auto" w:fill="auto"/>
            <w:noWrap/>
            <w:vAlign w:val="bottom"/>
            <w:hideMark/>
          </w:tcPr>
          <w:p w14:paraId="74283D59"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46C67040"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45CD16E6"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67F4529D"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231241CE" w14:textId="77777777" w:rsidR="00734AA1" w:rsidRPr="00734AA1" w:rsidRDefault="00734AA1" w:rsidP="00734AA1">
            <w:pPr>
              <w:rPr>
                <w:rFonts w:ascii="Calibri" w:eastAsia="Times New Roman" w:hAnsi="Calibri" w:cs="Times New Roman"/>
                <w:color w:val="000000"/>
                <w:lang w:val="es-CL"/>
              </w:rPr>
            </w:pPr>
          </w:p>
        </w:tc>
      </w:tr>
      <w:tr w:rsidR="00734AA1" w:rsidRPr="00734AA1" w14:paraId="49AADEA3"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60A294A"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DEF005"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4</w:t>
            </w:r>
          </w:p>
        </w:tc>
      </w:tr>
      <w:tr w:rsidR="00734AA1" w:rsidRPr="00734AA1" w14:paraId="53448E8C"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B2BDF91"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D2C9B0A" w14:textId="77777777" w:rsidR="00734AA1" w:rsidRPr="00734AA1" w:rsidRDefault="00734AA1" w:rsidP="00734AA1">
            <w:pPr>
              <w:rPr>
                <w:rFonts w:ascii="Calibri" w:eastAsia="Times New Roman" w:hAnsi="Calibri" w:cs="Times New Roman"/>
                <w:color w:val="000000"/>
                <w:lang w:val="es-CL"/>
              </w:rPr>
            </w:pPr>
          </w:p>
        </w:tc>
      </w:tr>
      <w:tr w:rsidR="00734AA1" w:rsidRPr="00734AA1" w14:paraId="2CB9A7CF"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81D6861"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3A0AB5"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Seleccionar producto</w:t>
            </w:r>
          </w:p>
        </w:tc>
      </w:tr>
      <w:tr w:rsidR="00734AA1" w:rsidRPr="00734AA1" w14:paraId="0BC7EA68"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96772F5"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0B21B23" w14:textId="77777777" w:rsidR="00734AA1" w:rsidRPr="00734AA1" w:rsidRDefault="00734AA1" w:rsidP="00734AA1">
            <w:pPr>
              <w:rPr>
                <w:rFonts w:ascii="Calibri" w:eastAsia="Times New Roman" w:hAnsi="Calibri" w:cs="Times New Roman"/>
                <w:color w:val="000000"/>
                <w:lang w:val="es-CL"/>
              </w:rPr>
            </w:pPr>
          </w:p>
        </w:tc>
      </w:tr>
      <w:tr w:rsidR="00734AA1" w:rsidRPr="00734AA1" w14:paraId="3D599914"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F783F59"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322E937"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Ver producto con el menor precio.</w:t>
            </w:r>
          </w:p>
        </w:tc>
      </w:tr>
      <w:tr w:rsidR="00734AA1" w:rsidRPr="00734AA1" w14:paraId="78568AFB"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15273A7"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32B89E9" w14:textId="77777777" w:rsidR="00734AA1" w:rsidRPr="00734AA1" w:rsidRDefault="00734AA1" w:rsidP="00734AA1">
            <w:pPr>
              <w:rPr>
                <w:rFonts w:ascii="Calibri" w:eastAsia="Times New Roman" w:hAnsi="Calibri" w:cs="Times New Roman"/>
                <w:color w:val="000000"/>
                <w:lang w:val="es-CL"/>
              </w:rPr>
            </w:pPr>
          </w:p>
        </w:tc>
      </w:tr>
      <w:tr w:rsidR="00734AA1" w:rsidRPr="00734AA1" w14:paraId="2E76CED2"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B1EA922"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4B5132"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w:t>
            </w:r>
          </w:p>
        </w:tc>
      </w:tr>
      <w:tr w:rsidR="00734AA1" w:rsidRPr="00734AA1" w14:paraId="2447E72F"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1EE91819"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F4E2755" w14:textId="77777777" w:rsidR="00734AA1" w:rsidRPr="00734AA1" w:rsidRDefault="00734AA1" w:rsidP="00734AA1">
            <w:pPr>
              <w:rPr>
                <w:rFonts w:ascii="Calibri" w:eastAsia="Times New Roman" w:hAnsi="Calibri" w:cs="Times New Roman"/>
                <w:color w:val="000000"/>
                <w:lang w:val="es-CL"/>
              </w:rPr>
            </w:pPr>
          </w:p>
        </w:tc>
      </w:tr>
      <w:tr w:rsidR="00734AA1" w:rsidRPr="00734AA1" w14:paraId="44E6D39E"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57CC0ED"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022F8B"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Ingresar a la pagina web.</w:t>
            </w:r>
            <w:r w:rsidRPr="00734AA1">
              <w:rPr>
                <w:rFonts w:ascii="Calibri" w:eastAsia="Times New Roman" w:hAnsi="Calibri" w:cs="Times New Roman"/>
                <w:color w:val="000000"/>
                <w:lang w:val="es-CL"/>
              </w:rPr>
              <w:br/>
              <w:t>2.- Buscar producto.</w:t>
            </w:r>
            <w:r w:rsidRPr="00734AA1">
              <w:rPr>
                <w:rFonts w:ascii="Calibri" w:eastAsia="Times New Roman" w:hAnsi="Calibri" w:cs="Times New Roman"/>
                <w:color w:val="000000"/>
                <w:lang w:val="es-CL"/>
              </w:rPr>
              <w:br/>
              <w:t>3.- Presionar "Ver más..."</w:t>
            </w:r>
          </w:p>
        </w:tc>
      </w:tr>
      <w:tr w:rsidR="00734AA1" w:rsidRPr="00734AA1" w14:paraId="7C58A3C0" w14:textId="77777777" w:rsidTr="00734AA1">
        <w:trPr>
          <w:trHeight w:val="63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651325B"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405C4B8" w14:textId="77777777" w:rsidR="00734AA1" w:rsidRPr="00734AA1" w:rsidRDefault="00734AA1" w:rsidP="00734AA1">
            <w:pPr>
              <w:rPr>
                <w:rFonts w:ascii="Calibri" w:eastAsia="Times New Roman" w:hAnsi="Calibri" w:cs="Times New Roman"/>
                <w:color w:val="000000"/>
                <w:lang w:val="es-CL"/>
              </w:rPr>
            </w:pPr>
          </w:p>
        </w:tc>
      </w:tr>
      <w:tr w:rsidR="00734AA1" w:rsidRPr="00734AA1" w14:paraId="2CE9CF47"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F8F05F1"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E3DEDE"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Se mostraran todos los productos similares, indicando con una figura el producto con el menor valor.</w:t>
            </w:r>
          </w:p>
        </w:tc>
      </w:tr>
      <w:tr w:rsidR="00734AA1" w:rsidRPr="00734AA1" w14:paraId="0233D73E"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0C1AE76"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14EAC46" w14:textId="77777777" w:rsidR="00734AA1" w:rsidRPr="00734AA1" w:rsidRDefault="00734AA1" w:rsidP="00734AA1">
            <w:pPr>
              <w:rPr>
                <w:rFonts w:ascii="Calibri" w:eastAsia="Times New Roman" w:hAnsi="Calibri" w:cs="Times New Roman"/>
                <w:color w:val="000000"/>
                <w:lang w:val="es-CL"/>
              </w:rPr>
            </w:pPr>
          </w:p>
        </w:tc>
      </w:tr>
      <w:tr w:rsidR="00734AA1" w:rsidRPr="00734AA1" w14:paraId="3A0BFA96" w14:textId="77777777" w:rsidTr="00734AA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D528E3"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Nº HU:</w:t>
            </w:r>
          </w:p>
        </w:tc>
        <w:tc>
          <w:tcPr>
            <w:tcW w:w="1300" w:type="dxa"/>
            <w:tcBorders>
              <w:top w:val="nil"/>
              <w:left w:val="nil"/>
              <w:bottom w:val="single" w:sz="4" w:space="0" w:color="auto"/>
              <w:right w:val="single" w:sz="4" w:space="0" w:color="auto"/>
            </w:tcBorders>
            <w:shd w:val="clear" w:color="auto" w:fill="auto"/>
            <w:noWrap/>
            <w:vAlign w:val="bottom"/>
            <w:hideMark/>
          </w:tcPr>
          <w:p w14:paraId="218E4B42" w14:textId="77777777" w:rsidR="00734AA1" w:rsidRPr="00734AA1" w:rsidRDefault="00734AA1" w:rsidP="00734AA1">
            <w:pPr>
              <w:jc w:val="right"/>
              <w:rPr>
                <w:rFonts w:ascii="Calibri" w:eastAsia="Times New Roman" w:hAnsi="Calibri" w:cs="Times New Roman"/>
                <w:color w:val="000000"/>
                <w:lang w:val="es-CL"/>
              </w:rPr>
            </w:pPr>
            <w:r w:rsidRPr="00734AA1">
              <w:rPr>
                <w:rFonts w:ascii="Calibri" w:eastAsia="Times New Roman" w:hAnsi="Calibri" w:cs="Times New Roman"/>
                <w:color w:val="000000"/>
                <w:lang w:val="es-CL"/>
              </w:rPr>
              <w:t>9</w:t>
            </w:r>
          </w:p>
        </w:tc>
        <w:tc>
          <w:tcPr>
            <w:tcW w:w="1300" w:type="dxa"/>
            <w:tcBorders>
              <w:top w:val="nil"/>
              <w:left w:val="nil"/>
              <w:bottom w:val="nil"/>
              <w:right w:val="nil"/>
            </w:tcBorders>
            <w:shd w:val="clear" w:color="auto" w:fill="auto"/>
            <w:noWrap/>
            <w:vAlign w:val="bottom"/>
            <w:hideMark/>
          </w:tcPr>
          <w:p w14:paraId="6AE9F5B2"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2C839BE3"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50000E6F"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2D36904B"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214A4A2A" w14:textId="77777777" w:rsidR="00734AA1" w:rsidRPr="00734AA1" w:rsidRDefault="00734AA1" w:rsidP="00734AA1">
            <w:pPr>
              <w:rPr>
                <w:rFonts w:ascii="Calibri" w:eastAsia="Times New Roman" w:hAnsi="Calibri" w:cs="Times New Roman"/>
                <w:color w:val="000000"/>
                <w:lang w:val="es-CL"/>
              </w:rPr>
            </w:pPr>
          </w:p>
        </w:tc>
      </w:tr>
      <w:tr w:rsidR="00734AA1" w:rsidRPr="00734AA1" w14:paraId="3CC79560"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8991159"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3B80C4"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5</w:t>
            </w:r>
          </w:p>
        </w:tc>
      </w:tr>
      <w:tr w:rsidR="00734AA1" w:rsidRPr="00734AA1" w14:paraId="74D0504C"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4FBA6A3A"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3D8A118E" w14:textId="77777777" w:rsidR="00734AA1" w:rsidRPr="00734AA1" w:rsidRDefault="00734AA1" w:rsidP="00734AA1">
            <w:pPr>
              <w:rPr>
                <w:rFonts w:ascii="Calibri" w:eastAsia="Times New Roman" w:hAnsi="Calibri" w:cs="Times New Roman"/>
                <w:color w:val="000000"/>
                <w:lang w:val="es-CL"/>
              </w:rPr>
            </w:pPr>
          </w:p>
        </w:tc>
      </w:tr>
      <w:tr w:rsidR="00734AA1" w:rsidRPr="00734AA1" w14:paraId="6DD1A0BE"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6A55A09"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7BF0CC"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Publicar Producto</w:t>
            </w:r>
          </w:p>
        </w:tc>
      </w:tr>
      <w:tr w:rsidR="00734AA1" w:rsidRPr="00734AA1" w14:paraId="7D7DEC10"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1E1082AD"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7A71DED1" w14:textId="77777777" w:rsidR="00734AA1" w:rsidRPr="00734AA1" w:rsidRDefault="00734AA1" w:rsidP="00734AA1">
            <w:pPr>
              <w:rPr>
                <w:rFonts w:ascii="Calibri" w:eastAsia="Times New Roman" w:hAnsi="Calibri" w:cs="Times New Roman"/>
                <w:color w:val="000000"/>
                <w:lang w:val="es-CL"/>
              </w:rPr>
            </w:pPr>
          </w:p>
        </w:tc>
      </w:tr>
      <w:tr w:rsidR="00734AA1" w:rsidRPr="00734AA1" w14:paraId="0C411F41"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2D610A1"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948E334"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 </w:t>
            </w:r>
          </w:p>
        </w:tc>
      </w:tr>
      <w:tr w:rsidR="00734AA1" w:rsidRPr="00734AA1" w14:paraId="2B4097C9"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958C087"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CDED290" w14:textId="77777777" w:rsidR="00734AA1" w:rsidRPr="00734AA1" w:rsidRDefault="00734AA1" w:rsidP="00734AA1">
            <w:pPr>
              <w:rPr>
                <w:rFonts w:ascii="Calibri" w:eastAsia="Times New Roman" w:hAnsi="Calibri" w:cs="Times New Roman"/>
                <w:color w:val="000000"/>
                <w:lang w:val="es-CL"/>
              </w:rPr>
            </w:pPr>
          </w:p>
        </w:tc>
      </w:tr>
      <w:tr w:rsidR="00734AA1" w:rsidRPr="00734AA1" w14:paraId="49ACF4C4"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80BB9B5"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E03DBB"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Previo registro y "logueo" en el sistema.</w:t>
            </w:r>
          </w:p>
        </w:tc>
      </w:tr>
      <w:tr w:rsidR="00734AA1" w:rsidRPr="00734AA1" w14:paraId="08037155"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0B36E823"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4742D87" w14:textId="77777777" w:rsidR="00734AA1" w:rsidRPr="00734AA1" w:rsidRDefault="00734AA1" w:rsidP="00734AA1">
            <w:pPr>
              <w:rPr>
                <w:rFonts w:ascii="Calibri" w:eastAsia="Times New Roman" w:hAnsi="Calibri" w:cs="Times New Roman"/>
                <w:color w:val="000000"/>
                <w:lang w:val="es-CL"/>
              </w:rPr>
            </w:pPr>
          </w:p>
        </w:tc>
      </w:tr>
      <w:tr w:rsidR="00734AA1" w:rsidRPr="00734AA1" w14:paraId="6D135A57"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71F82D4"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EAB44A"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Usuario "empresa" ingresa a la página web.</w:t>
            </w:r>
            <w:r w:rsidRPr="00734AA1">
              <w:rPr>
                <w:rFonts w:ascii="Calibri" w:eastAsia="Times New Roman" w:hAnsi="Calibri" w:cs="Times New Roman"/>
                <w:color w:val="000000"/>
                <w:lang w:val="es-CL"/>
              </w:rPr>
              <w:br/>
              <w:t>2.- Sube imagen del producto.</w:t>
            </w:r>
            <w:r w:rsidRPr="00734AA1">
              <w:rPr>
                <w:rFonts w:ascii="Calibri" w:eastAsia="Times New Roman" w:hAnsi="Calibri" w:cs="Times New Roman"/>
                <w:color w:val="000000"/>
                <w:lang w:val="es-CL"/>
              </w:rPr>
              <w:br/>
              <w:t>3.- Ingresa datos del producto.</w:t>
            </w:r>
            <w:r w:rsidRPr="00734AA1">
              <w:rPr>
                <w:rFonts w:ascii="Calibri" w:eastAsia="Times New Roman" w:hAnsi="Calibri" w:cs="Times New Roman"/>
                <w:color w:val="000000"/>
                <w:lang w:val="es-CL"/>
              </w:rPr>
              <w:br/>
              <w:t>4.- Presiona "Publicar"</w:t>
            </w:r>
          </w:p>
        </w:tc>
      </w:tr>
      <w:tr w:rsidR="00734AA1" w:rsidRPr="00734AA1" w14:paraId="0997CA4C" w14:textId="77777777" w:rsidTr="00734AA1">
        <w:trPr>
          <w:trHeight w:val="885"/>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1A7DA52F"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136AD00" w14:textId="77777777" w:rsidR="00734AA1" w:rsidRPr="00734AA1" w:rsidRDefault="00734AA1" w:rsidP="00734AA1">
            <w:pPr>
              <w:rPr>
                <w:rFonts w:ascii="Calibri" w:eastAsia="Times New Roman" w:hAnsi="Calibri" w:cs="Times New Roman"/>
                <w:color w:val="000000"/>
                <w:lang w:val="es-CL"/>
              </w:rPr>
            </w:pPr>
          </w:p>
        </w:tc>
      </w:tr>
      <w:tr w:rsidR="00734AA1" w:rsidRPr="00734AA1" w14:paraId="0D5EC145"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F386B4D"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92A76"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 xml:space="preserve">1.- El producto debe haber quedado ingresado en el sitio web, con su imagen y datos correspondientes. </w:t>
            </w:r>
          </w:p>
        </w:tc>
      </w:tr>
      <w:tr w:rsidR="00734AA1" w:rsidRPr="00734AA1" w14:paraId="17041F97"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072923B9"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04C37C3" w14:textId="77777777" w:rsidR="00734AA1" w:rsidRPr="00734AA1" w:rsidRDefault="00734AA1" w:rsidP="00734AA1">
            <w:pPr>
              <w:rPr>
                <w:rFonts w:ascii="Calibri" w:eastAsia="Times New Roman" w:hAnsi="Calibri" w:cs="Times New Roman"/>
                <w:color w:val="000000"/>
                <w:lang w:val="es-CL"/>
              </w:rPr>
            </w:pPr>
          </w:p>
        </w:tc>
      </w:tr>
      <w:tr w:rsidR="00734AA1" w:rsidRPr="00734AA1" w14:paraId="6F47E01B" w14:textId="77777777" w:rsidTr="00734AA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43C9EFA"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Nº HU:</w:t>
            </w:r>
          </w:p>
        </w:tc>
        <w:tc>
          <w:tcPr>
            <w:tcW w:w="1300" w:type="dxa"/>
            <w:tcBorders>
              <w:top w:val="nil"/>
              <w:left w:val="nil"/>
              <w:bottom w:val="single" w:sz="4" w:space="0" w:color="auto"/>
              <w:right w:val="single" w:sz="4" w:space="0" w:color="auto"/>
            </w:tcBorders>
            <w:shd w:val="clear" w:color="auto" w:fill="auto"/>
            <w:noWrap/>
            <w:vAlign w:val="bottom"/>
            <w:hideMark/>
          </w:tcPr>
          <w:p w14:paraId="74AB9C5B" w14:textId="77777777" w:rsidR="00734AA1" w:rsidRPr="00734AA1" w:rsidRDefault="00734AA1" w:rsidP="00734AA1">
            <w:pPr>
              <w:jc w:val="right"/>
              <w:rPr>
                <w:rFonts w:ascii="Calibri" w:eastAsia="Times New Roman" w:hAnsi="Calibri" w:cs="Times New Roman"/>
                <w:color w:val="000000"/>
                <w:lang w:val="es-CL"/>
              </w:rPr>
            </w:pPr>
            <w:r w:rsidRPr="00734AA1">
              <w:rPr>
                <w:rFonts w:ascii="Calibri" w:eastAsia="Times New Roman" w:hAnsi="Calibri" w:cs="Times New Roman"/>
                <w:color w:val="000000"/>
                <w:lang w:val="es-CL"/>
              </w:rPr>
              <w:t>5</w:t>
            </w:r>
          </w:p>
        </w:tc>
        <w:tc>
          <w:tcPr>
            <w:tcW w:w="1300" w:type="dxa"/>
            <w:tcBorders>
              <w:top w:val="nil"/>
              <w:left w:val="nil"/>
              <w:bottom w:val="nil"/>
              <w:right w:val="nil"/>
            </w:tcBorders>
            <w:shd w:val="clear" w:color="auto" w:fill="auto"/>
            <w:noWrap/>
            <w:vAlign w:val="bottom"/>
            <w:hideMark/>
          </w:tcPr>
          <w:p w14:paraId="769A5075"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190D8D05"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37E7BDAD"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50646CEA"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37B32965" w14:textId="77777777" w:rsidR="00734AA1" w:rsidRPr="00734AA1" w:rsidRDefault="00734AA1" w:rsidP="00734AA1">
            <w:pPr>
              <w:rPr>
                <w:rFonts w:ascii="Calibri" w:eastAsia="Times New Roman" w:hAnsi="Calibri" w:cs="Times New Roman"/>
                <w:color w:val="000000"/>
                <w:lang w:val="es-CL"/>
              </w:rPr>
            </w:pPr>
          </w:p>
        </w:tc>
      </w:tr>
      <w:tr w:rsidR="00734AA1" w:rsidRPr="00734AA1" w14:paraId="2F37CF47"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36D5289"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4042CD0"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6</w:t>
            </w:r>
          </w:p>
        </w:tc>
      </w:tr>
      <w:tr w:rsidR="00734AA1" w:rsidRPr="00734AA1" w14:paraId="60D522F6"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0B17949D"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2ACF8E5" w14:textId="77777777" w:rsidR="00734AA1" w:rsidRPr="00734AA1" w:rsidRDefault="00734AA1" w:rsidP="00734AA1">
            <w:pPr>
              <w:rPr>
                <w:rFonts w:ascii="Calibri" w:eastAsia="Times New Roman" w:hAnsi="Calibri" w:cs="Times New Roman"/>
                <w:color w:val="000000"/>
                <w:lang w:val="es-CL"/>
              </w:rPr>
            </w:pPr>
          </w:p>
        </w:tc>
      </w:tr>
      <w:tr w:rsidR="00734AA1" w:rsidRPr="00734AA1" w14:paraId="72B7B40B"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BAB12ED"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020CF4"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Geolocalización</w:t>
            </w:r>
          </w:p>
        </w:tc>
      </w:tr>
      <w:tr w:rsidR="00734AA1" w:rsidRPr="00734AA1" w14:paraId="56E0221F"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0C830E2C"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AC37159" w14:textId="77777777" w:rsidR="00734AA1" w:rsidRPr="00734AA1" w:rsidRDefault="00734AA1" w:rsidP="00734AA1">
            <w:pPr>
              <w:rPr>
                <w:rFonts w:ascii="Calibri" w:eastAsia="Times New Roman" w:hAnsi="Calibri" w:cs="Times New Roman"/>
                <w:color w:val="000000"/>
                <w:lang w:val="es-CL"/>
              </w:rPr>
            </w:pPr>
          </w:p>
        </w:tc>
      </w:tr>
      <w:tr w:rsidR="00734AA1" w:rsidRPr="00734AA1" w14:paraId="0CFFB444"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F89E157"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96BDE5"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 </w:t>
            </w:r>
          </w:p>
        </w:tc>
      </w:tr>
      <w:tr w:rsidR="00734AA1" w:rsidRPr="00734AA1" w14:paraId="2105C9C9"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48B33F69"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F948D84" w14:textId="77777777" w:rsidR="00734AA1" w:rsidRPr="00734AA1" w:rsidRDefault="00734AA1" w:rsidP="00734AA1">
            <w:pPr>
              <w:rPr>
                <w:rFonts w:ascii="Calibri" w:eastAsia="Times New Roman" w:hAnsi="Calibri" w:cs="Times New Roman"/>
                <w:color w:val="000000"/>
                <w:lang w:val="es-CL"/>
              </w:rPr>
            </w:pPr>
          </w:p>
        </w:tc>
      </w:tr>
      <w:tr w:rsidR="00734AA1" w:rsidRPr="00734AA1" w14:paraId="7ADEFBAF"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61AECC6"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1FA5016"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Buscar producto deseado, ya sea por categoria o por criterios de búsqueda.</w:t>
            </w:r>
          </w:p>
        </w:tc>
      </w:tr>
      <w:tr w:rsidR="00734AA1" w:rsidRPr="00734AA1" w14:paraId="7D48EB94"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576A6269"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74E2E0A" w14:textId="77777777" w:rsidR="00734AA1" w:rsidRPr="00734AA1" w:rsidRDefault="00734AA1" w:rsidP="00734AA1">
            <w:pPr>
              <w:rPr>
                <w:rFonts w:ascii="Calibri" w:eastAsia="Times New Roman" w:hAnsi="Calibri" w:cs="Times New Roman"/>
                <w:color w:val="000000"/>
                <w:lang w:val="es-CL"/>
              </w:rPr>
            </w:pPr>
          </w:p>
        </w:tc>
      </w:tr>
      <w:tr w:rsidR="00734AA1" w:rsidRPr="00734AA1" w14:paraId="1DA4DFC9"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1828493"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24E653"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Ingresar a sitio web.</w:t>
            </w:r>
            <w:r w:rsidRPr="00734AA1">
              <w:rPr>
                <w:rFonts w:ascii="Calibri" w:eastAsia="Times New Roman" w:hAnsi="Calibri" w:cs="Times New Roman"/>
                <w:color w:val="000000"/>
                <w:lang w:val="es-CL"/>
              </w:rPr>
              <w:br/>
              <w:t>2.- Buscar producto deseado.</w:t>
            </w:r>
            <w:r w:rsidRPr="00734AA1">
              <w:rPr>
                <w:rFonts w:ascii="Calibri" w:eastAsia="Times New Roman" w:hAnsi="Calibri" w:cs="Times New Roman"/>
                <w:color w:val="000000"/>
                <w:lang w:val="es-CL"/>
              </w:rPr>
              <w:br/>
              <w:t>3.- Presionar "Ver más…"</w:t>
            </w:r>
          </w:p>
        </w:tc>
      </w:tr>
      <w:tr w:rsidR="00734AA1" w:rsidRPr="00734AA1" w14:paraId="787E78A5" w14:textId="77777777" w:rsidTr="00734AA1">
        <w:trPr>
          <w:trHeight w:val="615"/>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5929EF7F"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38D5ADEF" w14:textId="77777777" w:rsidR="00734AA1" w:rsidRPr="00734AA1" w:rsidRDefault="00734AA1" w:rsidP="00734AA1">
            <w:pPr>
              <w:rPr>
                <w:rFonts w:ascii="Calibri" w:eastAsia="Times New Roman" w:hAnsi="Calibri" w:cs="Times New Roman"/>
                <w:color w:val="000000"/>
                <w:lang w:val="es-CL"/>
              </w:rPr>
            </w:pPr>
          </w:p>
        </w:tc>
      </w:tr>
      <w:tr w:rsidR="00734AA1" w:rsidRPr="00734AA1" w14:paraId="1FD16FFD"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6E75571"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3C5A180"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Se mostrara lista de productos en diferentes tiendas y distancia de ubicación actual.</w:t>
            </w:r>
          </w:p>
        </w:tc>
      </w:tr>
      <w:tr w:rsidR="00734AA1" w:rsidRPr="00734AA1" w14:paraId="74308482"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40C1F123"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B4C9657" w14:textId="77777777" w:rsidR="00734AA1" w:rsidRPr="00734AA1" w:rsidRDefault="00734AA1" w:rsidP="00734AA1">
            <w:pPr>
              <w:rPr>
                <w:rFonts w:ascii="Calibri" w:eastAsia="Times New Roman" w:hAnsi="Calibri" w:cs="Times New Roman"/>
                <w:color w:val="000000"/>
                <w:lang w:val="es-CL"/>
              </w:rPr>
            </w:pPr>
          </w:p>
        </w:tc>
      </w:tr>
      <w:tr w:rsidR="00734AA1" w:rsidRPr="00734AA1" w14:paraId="514AC395" w14:textId="77777777" w:rsidTr="00734AA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45867A4"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Nº HU:</w:t>
            </w:r>
          </w:p>
        </w:tc>
        <w:tc>
          <w:tcPr>
            <w:tcW w:w="1300" w:type="dxa"/>
            <w:tcBorders>
              <w:top w:val="nil"/>
              <w:left w:val="nil"/>
              <w:bottom w:val="single" w:sz="4" w:space="0" w:color="auto"/>
              <w:right w:val="single" w:sz="4" w:space="0" w:color="auto"/>
            </w:tcBorders>
            <w:shd w:val="clear" w:color="auto" w:fill="auto"/>
            <w:noWrap/>
            <w:vAlign w:val="bottom"/>
            <w:hideMark/>
          </w:tcPr>
          <w:p w14:paraId="4E8CAE28" w14:textId="77777777" w:rsidR="00734AA1" w:rsidRPr="00734AA1" w:rsidRDefault="00734AA1" w:rsidP="00734AA1">
            <w:pPr>
              <w:jc w:val="right"/>
              <w:rPr>
                <w:rFonts w:ascii="Calibri" w:eastAsia="Times New Roman" w:hAnsi="Calibri" w:cs="Times New Roman"/>
                <w:color w:val="000000"/>
                <w:lang w:val="es-CL"/>
              </w:rPr>
            </w:pPr>
            <w:r w:rsidRPr="00734AA1">
              <w:rPr>
                <w:rFonts w:ascii="Calibri" w:eastAsia="Times New Roman" w:hAnsi="Calibri" w:cs="Times New Roman"/>
                <w:color w:val="000000"/>
                <w:lang w:val="es-CL"/>
              </w:rPr>
              <w:t>6</w:t>
            </w:r>
          </w:p>
        </w:tc>
        <w:tc>
          <w:tcPr>
            <w:tcW w:w="1300" w:type="dxa"/>
            <w:tcBorders>
              <w:top w:val="nil"/>
              <w:left w:val="nil"/>
              <w:bottom w:val="nil"/>
              <w:right w:val="nil"/>
            </w:tcBorders>
            <w:shd w:val="clear" w:color="auto" w:fill="auto"/>
            <w:noWrap/>
            <w:vAlign w:val="bottom"/>
            <w:hideMark/>
          </w:tcPr>
          <w:p w14:paraId="06021B7D"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19E52D8E"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08115B55"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1CE98EF1"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471D7CD5" w14:textId="77777777" w:rsidR="00734AA1" w:rsidRPr="00734AA1" w:rsidRDefault="00734AA1" w:rsidP="00734AA1">
            <w:pPr>
              <w:rPr>
                <w:rFonts w:ascii="Calibri" w:eastAsia="Times New Roman" w:hAnsi="Calibri" w:cs="Times New Roman"/>
                <w:color w:val="000000"/>
                <w:lang w:val="es-CL"/>
              </w:rPr>
            </w:pPr>
          </w:p>
        </w:tc>
      </w:tr>
      <w:tr w:rsidR="00734AA1" w:rsidRPr="00734AA1" w14:paraId="18FE0CCB"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C3DFA8E"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0C1E1BE"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7</w:t>
            </w:r>
          </w:p>
        </w:tc>
      </w:tr>
      <w:tr w:rsidR="00734AA1" w:rsidRPr="00734AA1" w14:paraId="37765A9B"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53D8842"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4A134E1" w14:textId="77777777" w:rsidR="00734AA1" w:rsidRPr="00734AA1" w:rsidRDefault="00734AA1" w:rsidP="00734AA1">
            <w:pPr>
              <w:rPr>
                <w:rFonts w:ascii="Calibri" w:eastAsia="Times New Roman" w:hAnsi="Calibri" w:cs="Times New Roman"/>
                <w:color w:val="000000"/>
                <w:lang w:val="es-CL"/>
              </w:rPr>
            </w:pPr>
          </w:p>
        </w:tc>
      </w:tr>
      <w:tr w:rsidR="00734AA1" w:rsidRPr="00734AA1" w14:paraId="2D045E7F"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27EAEFE"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10C3970"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Subir imagen producto desconocido</w:t>
            </w:r>
          </w:p>
        </w:tc>
      </w:tr>
      <w:tr w:rsidR="00734AA1" w:rsidRPr="00734AA1" w14:paraId="46A28C18"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1BA9FBB1"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32968B3" w14:textId="77777777" w:rsidR="00734AA1" w:rsidRPr="00734AA1" w:rsidRDefault="00734AA1" w:rsidP="00734AA1">
            <w:pPr>
              <w:rPr>
                <w:rFonts w:ascii="Calibri" w:eastAsia="Times New Roman" w:hAnsi="Calibri" w:cs="Times New Roman"/>
                <w:color w:val="000000"/>
                <w:lang w:val="es-CL"/>
              </w:rPr>
            </w:pPr>
          </w:p>
        </w:tc>
      </w:tr>
      <w:tr w:rsidR="00734AA1" w:rsidRPr="00734AA1" w14:paraId="5C0A12CB"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4E5523A"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906F49"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Usuario desea publicar producto para que ayuden socialmente.</w:t>
            </w:r>
          </w:p>
        </w:tc>
      </w:tr>
      <w:tr w:rsidR="00734AA1" w:rsidRPr="00734AA1" w14:paraId="3B1B81CF"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097FD655"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84E3387" w14:textId="77777777" w:rsidR="00734AA1" w:rsidRPr="00734AA1" w:rsidRDefault="00734AA1" w:rsidP="00734AA1">
            <w:pPr>
              <w:rPr>
                <w:rFonts w:ascii="Calibri" w:eastAsia="Times New Roman" w:hAnsi="Calibri" w:cs="Times New Roman"/>
                <w:color w:val="000000"/>
                <w:lang w:val="es-CL"/>
              </w:rPr>
            </w:pPr>
          </w:p>
        </w:tc>
      </w:tr>
      <w:tr w:rsidR="00734AA1" w:rsidRPr="00734AA1" w14:paraId="2708D074"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94FABC8"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07DD95E"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Estar registrado y conectado como usuario.</w:t>
            </w:r>
          </w:p>
        </w:tc>
      </w:tr>
      <w:tr w:rsidR="00734AA1" w:rsidRPr="00734AA1" w14:paraId="2461AB91"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1831BBCC"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6FE49CA" w14:textId="77777777" w:rsidR="00734AA1" w:rsidRPr="00734AA1" w:rsidRDefault="00734AA1" w:rsidP="00734AA1">
            <w:pPr>
              <w:rPr>
                <w:rFonts w:ascii="Calibri" w:eastAsia="Times New Roman" w:hAnsi="Calibri" w:cs="Times New Roman"/>
                <w:color w:val="000000"/>
                <w:lang w:val="es-CL"/>
              </w:rPr>
            </w:pPr>
          </w:p>
        </w:tc>
      </w:tr>
      <w:tr w:rsidR="00734AA1" w:rsidRPr="00734AA1" w14:paraId="1E93AC96"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1FFA3B4"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381BE9"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Ingresar a sitio web.</w:t>
            </w:r>
            <w:r w:rsidRPr="00734AA1">
              <w:rPr>
                <w:rFonts w:ascii="Calibri" w:eastAsia="Times New Roman" w:hAnsi="Calibri" w:cs="Times New Roman"/>
                <w:color w:val="000000"/>
                <w:lang w:val="es-CL"/>
              </w:rPr>
              <w:br/>
              <w:t>2.- Ingresar a apartado "Social".</w:t>
            </w:r>
            <w:r w:rsidRPr="00734AA1">
              <w:rPr>
                <w:rFonts w:ascii="Calibri" w:eastAsia="Times New Roman" w:hAnsi="Calibri" w:cs="Times New Roman"/>
                <w:color w:val="000000"/>
                <w:lang w:val="es-CL"/>
              </w:rPr>
              <w:br/>
              <w:t>3.- Escribir comentario (opcional).</w:t>
            </w:r>
            <w:r w:rsidRPr="00734AA1">
              <w:rPr>
                <w:rFonts w:ascii="Calibri" w:eastAsia="Times New Roman" w:hAnsi="Calibri" w:cs="Times New Roman"/>
                <w:color w:val="000000"/>
                <w:lang w:val="es-CL"/>
              </w:rPr>
              <w:br/>
              <w:t>4.- Subir imagen de producto.</w:t>
            </w:r>
          </w:p>
        </w:tc>
      </w:tr>
      <w:tr w:rsidR="00734AA1" w:rsidRPr="00734AA1" w14:paraId="6A58F0F2" w14:textId="77777777" w:rsidTr="00734AA1">
        <w:trPr>
          <w:trHeight w:val="93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250C266"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F3E769C" w14:textId="77777777" w:rsidR="00734AA1" w:rsidRPr="00734AA1" w:rsidRDefault="00734AA1" w:rsidP="00734AA1">
            <w:pPr>
              <w:rPr>
                <w:rFonts w:ascii="Calibri" w:eastAsia="Times New Roman" w:hAnsi="Calibri" w:cs="Times New Roman"/>
                <w:color w:val="000000"/>
                <w:lang w:val="es-CL"/>
              </w:rPr>
            </w:pPr>
          </w:p>
        </w:tc>
      </w:tr>
      <w:tr w:rsidR="00734AA1" w:rsidRPr="00734AA1" w14:paraId="0FA4A32D"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1206F8B"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4641C77"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1.-La imagen y el comentario quedaran publicadas en las seccion social en espera de respuestas.</w:t>
            </w:r>
          </w:p>
        </w:tc>
      </w:tr>
      <w:tr w:rsidR="00734AA1" w:rsidRPr="00734AA1" w14:paraId="3AFFDBB0"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A14B3B0"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73E4592" w14:textId="77777777" w:rsidR="00734AA1" w:rsidRPr="00734AA1" w:rsidRDefault="00734AA1" w:rsidP="00734AA1">
            <w:pPr>
              <w:rPr>
                <w:rFonts w:ascii="Calibri" w:eastAsia="Times New Roman" w:hAnsi="Calibri" w:cs="Times New Roman"/>
                <w:color w:val="000000"/>
                <w:lang w:val="es-CL"/>
              </w:rPr>
            </w:pPr>
          </w:p>
        </w:tc>
      </w:tr>
      <w:tr w:rsidR="00734AA1" w:rsidRPr="00734AA1" w14:paraId="11BA3C59" w14:textId="77777777" w:rsidTr="00734AA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49BCD20"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Nº HU:</w:t>
            </w:r>
          </w:p>
        </w:tc>
        <w:tc>
          <w:tcPr>
            <w:tcW w:w="1300" w:type="dxa"/>
            <w:tcBorders>
              <w:top w:val="nil"/>
              <w:left w:val="nil"/>
              <w:bottom w:val="single" w:sz="4" w:space="0" w:color="auto"/>
              <w:right w:val="single" w:sz="4" w:space="0" w:color="auto"/>
            </w:tcBorders>
            <w:shd w:val="clear" w:color="auto" w:fill="auto"/>
            <w:noWrap/>
            <w:vAlign w:val="bottom"/>
            <w:hideMark/>
          </w:tcPr>
          <w:p w14:paraId="68190476" w14:textId="77777777" w:rsidR="00734AA1" w:rsidRPr="00734AA1" w:rsidRDefault="00734AA1" w:rsidP="00734AA1">
            <w:pPr>
              <w:jc w:val="right"/>
              <w:rPr>
                <w:rFonts w:ascii="Calibri" w:eastAsia="Times New Roman" w:hAnsi="Calibri" w:cs="Times New Roman"/>
                <w:color w:val="000000"/>
                <w:lang w:val="es-CL"/>
              </w:rPr>
            </w:pPr>
            <w:r w:rsidRPr="00734AA1">
              <w:rPr>
                <w:rFonts w:ascii="Calibri" w:eastAsia="Times New Roman" w:hAnsi="Calibri" w:cs="Times New Roman"/>
                <w:color w:val="000000"/>
                <w:lang w:val="es-CL"/>
              </w:rPr>
              <w:t>4</w:t>
            </w:r>
          </w:p>
        </w:tc>
        <w:tc>
          <w:tcPr>
            <w:tcW w:w="1300" w:type="dxa"/>
            <w:tcBorders>
              <w:top w:val="nil"/>
              <w:left w:val="nil"/>
              <w:bottom w:val="nil"/>
              <w:right w:val="nil"/>
            </w:tcBorders>
            <w:shd w:val="clear" w:color="auto" w:fill="auto"/>
            <w:noWrap/>
            <w:vAlign w:val="bottom"/>
            <w:hideMark/>
          </w:tcPr>
          <w:p w14:paraId="22CD19C8"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3162CB40"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361C1591"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6E7421CE"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7841DCA2" w14:textId="77777777" w:rsidR="00734AA1" w:rsidRPr="00734AA1" w:rsidRDefault="00734AA1" w:rsidP="00734AA1">
            <w:pPr>
              <w:rPr>
                <w:rFonts w:ascii="Calibri" w:eastAsia="Times New Roman" w:hAnsi="Calibri" w:cs="Times New Roman"/>
                <w:color w:val="000000"/>
                <w:lang w:val="es-CL"/>
              </w:rPr>
            </w:pPr>
          </w:p>
        </w:tc>
      </w:tr>
      <w:tr w:rsidR="00734AA1" w:rsidRPr="00734AA1" w14:paraId="6A7A6DE8"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0A9E1CC"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048232F"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8</w:t>
            </w:r>
          </w:p>
        </w:tc>
      </w:tr>
      <w:tr w:rsidR="00734AA1" w:rsidRPr="00734AA1" w14:paraId="475EA1EB"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75D74116"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DE8CF1E" w14:textId="77777777" w:rsidR="00734AA1" w:rsidRPr="00734AA1" w:rsidRDefault="00734AA1" w:rsidP="00734AA1">
            <w:pPr>
              <w:rPr>
                <w:rFonts w:ascii="Calibri" w:eastAsia="Times New Roman" w:hAnsi="Calibri" w:cs="Times New Roman"/>
                <w:color w:val="000000"/>
                <w:lang w:val="es-CL"/>
              </w:rPr>
            </w:pPr>
          </w:p>
        </w:tc>
      </w:tr>
      <w:tr w:rsidR="00734AA1" w:rsidRPr="00734AA1" w14:paraId="71355A4F"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4767D0E"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A83CE8"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Como llegar</w:t>
            </w:r>
          </w:p>
        </w:tc>
      </w:tr>
      <w:tr w:rsidR="00734AA1" w:rsidRPr="00734AA1" w14:paraId="7ACA4B4A"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6D67439"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C357B5D" w14:textId="77777777" w:rsidR="00734AA1" w:rsidRPr="00734AA1" w:rsidRDefault="00734AA1" w:rsidP="00734AA1">
            <w:pPr>
              <w:rPr>
                <w:rFonts w:ascii="Calibri" w:eastAsia="Times New Roman" w:hAnsi="Calibri" w:cs="Times New Roman"/>
                <w:color w:val="000000"/>
                <w:lang w:val="es-CL"/>
              </w:rPr>
            </w:pPr>
          </w:p>
        </w:tc>
      </w:tr>
      <w:tr w:rsidR="00734AA1" w:rsidRPr="00734AA1" w14:paraId="0AE7EBED"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DB7520A"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D322B9"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Usuario desea saber como llegar a la tienda a la cual se dipone comprar el producto.</w:t>
            </w:r>
          </w:p>
        </w:tc>
      </w:tr>
      <w:tr w:rsidR="00734AA1" w:rsidRPr="00734AA1" w14:paraId="7D5189F1"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7E5298F8"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1C352F0" w14:textId="77777777" w:rsidR="00734AA1" w:rsidRPr="00734AA1" w:rsidRDefault="00734AA1" w:rsidP="00734AA1">
            <w:pPr>
              <w:rPr>
                <w:rFonts w:ascii="Calibri" w:eastAsia="Times New Roman" w:hAnsi="Calibri" w:cs="Times New Roman"/>
                <w:color w:val="000000"/>
                <w:lang w:val="es-CL"/>
              </w:rPr>
            </w:pPr>
          </w:p>
        </w:tc>
      </w:tr>
      <w:tr w:rsidR="00734AA1" w:rsidRPr="00734AA1" w14:paraId="34B60C40"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C25CAB4"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0DE2174"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Buscar producto deseado, ya sea por categoria o por criterios de búsqueda.</w:t>
            </w:r>
          </w:p>
        </w:tc>
      </w:tr>
      <w:tr w:rsidR="00734AA1" w:rsidRPr="00734AA1" w14:paraId="442A6773"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4700B410"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108A83A" w14:textId="77777777" w:rsidR="00734AA1" w:rsidRPr="00734AA1" w:rsidRDefault="00734AA1" w:rsidP="00734AA1">
            <w:pPr>
              <w:rPr>
                <w:rFonts w:ascii="Calibri" w:eastAsia="Times New Roman" w:hAnsi="Calibri" w:cs="Times New Roman"/>
                <w:color w:val="000000"/>
                <w:lang w:val="es-CL"/>
              </w:rPr>
            </w:pPr>
          </w:p>
        </w:tc>
      </w:tr>
      <w:tr w:rsidR="00734AA1" w:rsidRPr="00734AA1" w14:paraId="78A538C2"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9CF9154"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070DB2"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Ingresar a la pagina web.</w:t>
            </w:r>
            <w:r w:rsidRPr="00734AA1">
              <w:rPr>
                <w:rFonts w:ascii="Calibri" w:eastAsia="Times New Roman" w:hAnsi="Calibri" w:cs="Times New Roman"/>
                <w:color w:val="000000"/>
                <w:lang w:val="es-CL"/>
              </w:rPr>
              <w:br/>
              <w:t>2.- Buscar producto.</w:t>
            </w:r>
            <w:r w:rsidRPr="00734AA1">
              <w:rPr>
                <w:rFonts w:ascii="Calibri" w:eastAsia="Times New Roman" w:hAnsi="Calibri" w:cs="Times New Roman"/>
                <w:color w:val="000000"/>
                <w:lang w:val="es-CL"/>
              </w:rPr>
              <w:br/>
              <w:t>3.- Presionar "Ver más..."</w:t>
            </w:r>
            <w:r w:rsidRPr="00734AA1">
              <w:rPr>
                <w:rFonts w:ascii="Calibri" w:eastAsia="Times New Roman" w:hAnsi="Calibri" w:cs="Times New Roman"/>
                <w:color w:val="000000"/>
                <w:lang w:val="es-CL"/>
              </w:rPr>
              <w:br/>
              <w:t>4.- Seleccionar producto.</w:t>
            </w:r>
            <w:r w:rsidRPr="00734AA1">
              <w:rPr>
                <w:rFonts w:ascii="Calibri" w:eastAsia="Times New Roman" w:hAnsi="Calibri" w:cs="Times New Roman"/>
                <w:color w:val="000000"/>
                <w:lang w:val="es-CL"/>
              </w:rPr>
              <w:br/>
              <w:t>5.- Presionar boton "Como llegar" bajo el mapa.</w:t>
            </w:r>
          </w:p>
        </w:tc>
      </w:tr>
      <w:tr w:rsidR="00734AA1" w:rsidRPr="00734AA1" w14:paraId="05830EF3" w14:textId="77777777" w:rsidTr="00734AA1">
        <w:trPr>
          <w:trHeight w:val="1275"/>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757F552C"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30F36C00" w14:textId="77777777" w:rsidR="00734AA1" w:rsidRPr="00734AA1" w:rsidRDefault="00734AA1" w:rsidP="00734AA1">
            <w:pPr>
              <w:rPr>
                <w:rFonts w:ascii="Calibri" w:eastAsia="Times New Roman" w:hAnsi="Calibri" w:cs="Times New Roman"/>
                <w:color w:val="000000"/>
                <w:lang w:val="es-CL"/>
              </w:rPr>
            </w:pPr>
          </w:p>
        </w:tc>
      </w:tr>
      <w:tr w:rsidR="00734AA1" w:rsidRPr="00734AA1" w14:paraId="3F94CE25"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FE136AE"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lastRenderedPageBreak/>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DFB5FBE"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Mostrara el camino mas corto a la tienda en la cual se encuentra el producto seleccionado.</w:t>
            </w:r>
          </w:p>
        </w:tc>
      </w:tr>
      <w:tr w:rsidR="00734AA1" w:rsidRPr="00734AA1" w14:paraId="289CCC09"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4AB53E47"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62305A8" w14:textId="77777777" w:rsidR="00734AA1" w:rsidRPr="00734AA1" w:rsidRDefault="00734AA1" w:rsidP="00734AA1">
            <w:pPr>
              <w:rPr>
                <w:rFonts w:ascii="Calibri" w:eastAsia="Times New Roman" w:hAnsi="Calibri" w:cs="Times New Roman"/>
                <w:color w:val="000000"/>
                <w:lang w:val="es-CL"/>
              </w:rPr>
            </w:pPr>
          </w:p>
        </w:tc>
      </w:tr>
      <w:tr w:rsidR="00734AA1" w:rsidRPr="00734AA1" w14:paraId="723DC9EA" w14:textId="77777777" w:rsidTr="00734AA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24C2C1F"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Nº HU:</w:t>
            </w:r>
          </w:p>
        </w:tc>
        <w:tc>
          <w:tcPr>
            <w:tcW w:w="1300" w:type="dxa"/>
            <w:tcBorders>
              <w:top w:val="nil"/>
              <w:left w:val="nil"/>
              <w:bottom w:val="single" w:sz="4" w:space="0" w:color="auto"/>
              <w:right w:val="single" w:sz="4" w:space="0" w:color="auto"/>
            </w:tcBorders>
            <w:shd w:val="clear" w:color="auto" w:fill="auto"/>
            <w:noWrap/>
            <w:vAlign w:val="bottom"/>
            <w:hideMark/>
          </w:tcPr>
          <w:p w14:paraId="5F45533D" w14:textId="77777777" w:rsidR="00734AA1" w:rsidRPr="00734AA1" w:rsidRDefault="00734AA1" w:rsidP="00734AA1">
            <w:pPr>
              <w:jc w:val="right"/>
              <w:rPr>
                <w:rFonts w:ascii="Calibri" w:eastAsia="Times New Roman" w:hAnsi="Calibri" w:cs="Times New Roman"/>
                <w:color w:val="000000"/>
                <w:lang w:val="es-CL"/>
              </w:rPr>
            </w:pPr>
            <w:r w:rsidRPr="00734AA1">
              <w:rPr>
                <w:rFonts w:ascii="Calibri" w:eastAsia="Times New Roman" w:hAnsi="Calibri" w:cs="Times New Roman"/>
                <w:color w:val="000000"/>
                <w:lang w:val="es-CL"/>
              </w:rPr>
              <w:t>7</w:t>
            </w:r>
          </w:p>
        </w:tc>
        <w:tc>
          <w:tcPr>
            <w:tcW w:w="1300" w:type="dxa"/>
            <w:tcBorders>
              <w:top w:val="nil"/>
              <w:left w:val="nil"/>
              <w:bottom w:val="nil"/>
              <w:right w:val="nil"/>
            </w:tcBorders>
            <w:shd w:val="clear" w:color="auto" w:fill="auto"/>
            <w:noWrap/>
            <w:vAlign w:val="bottom"/>
            <w:hideMark/>
          </w:tcPr>
          <w:p w14:paraId="01972AEC"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1F565875"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4E8C473D"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7695C01E"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69F83608" w14:textId="77777777" w:rsidR="00734AA1" w:rsidRPr="00734AA1" w:rsidRDefault="00734AA1" w:rsidP="00734AA1">
            <w:pPr>
              <w:rPr>
                <w:rFonts w:ascii="Calibri" w:eastAsia="Times New Roman" w:hAnsi="Calibri" w:cs="Times New Roman"/>
                <w:color w:val="000000"/>
                <w:lang w:val="es-CL"/>
              </w:rPr>
            </w:pPr>
          </w:p>
        </w:tc>
      </w:tr>
      <w:tr w:rsidR="00734AA1" w:rsidRPr="00734AA1" w14:paraId="4A3BDD6C"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777FD42"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13BB281"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9</w:t>
            </w:r>
          </w:p>
        </w:tc>
      </w:tr>
      <w:tr w:rsidR="00734AA1" w:rsidRPr="00734AA1" w14:paraId="66C8D3E3"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75AA5AE9"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36EA551" w14:textId="77777777" w:rsidR="00734AA1" w:rsidRPr="00734AA1" w:rsidRDefault="00734AA1" w:rsidP="00734AA1">
            <w:pPr>
              <w:rPr>
                <w:rFonts w:ascii="Calibri" w:eastAsia="Times New Roman" w:hAnsi="Calibri" w:cs="Times New Roman"/>
                <w:color w:val="000000"/>
                <w:lang w:val="es-CL"/>
              </w:rPr>
            </w:pPr>
          </w:p>
        </w:tc>
      </w:tr>
      <w:tr w:rsidR="00734AA1" w:rsidRPr="00734AA1" w14:paraId="5B5CBB8E"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175A5E6"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96A3AC0"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Comentar</w:t>
            </w:r>
          </w:p>
        </w:tc>
      </w:tr>
      <w:tr w:rsidR="00734AA1" w:rsidRPr="00734AA1" w14:paraId="33D55685"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0F940E55"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3DF67AE4" w14:textId="77777777" w:rsidR="00734AA1" w:rsidRPr="00734AA1" w:rsidRDefault="00734AA1" w:rsidP="00734AA1">
            <w:pPr>
              <w:rPr>
                <w:rFonts w:ascii="Calibri" w:eastAsia="Times New Roman" w:hAnsi="Calibri" w:cs="Times New Roman"/>
                <w:color w:val="000000"/>
                <w:lang w:val="es-CL"/>
              </w:rPr>
            </w:pPr>
          </w:p>
        </w:tc>
      </w:tr>
      <w:tr w:rsidR="00734AA1" w:rsidRPr="00734AA1" w14:paraId="7165E488"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A64F00E"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D5A045B"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Saber información del producto.</w:t>
            </w:r>
          </w:p>
        </w:tc>
      </w:tr>
      <w:tr w:rsidR="00734AA1" w:rsidRPr="00734AA1" w14:paraId="66C3CE94"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CFD2E90"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7F03F93" w14:textId="77777777" w:rsidR="00734AA1" w:rsidRPr="00734AA1" w:rsidRDefault="00734AA1" w:rsidP="00734AA1">
            <w:pPr>
              <w:rPr>
                <w:rFonts w:ascii="Calibri" w:eastAsia="Times New Roman" w:hAnsi="Calibri" w:cs="Times New Roman"/>
                <w:color w:val="000000"/>
                <w:lang w:val="es-CL"/>
              </w:rPr>
            </w:pPr>
          </w:p>
        </w:tc>
      </w:tr>
      <w:tr w:rsidR="00734AA1" w:rsidRPr="00734AA1" w14:paraId="378DBCCB"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0D8FE5A"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A27C78"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Estar registrado y conectado como usuario.</w:t>
            </w:r>
          </w:p>
        </w:tc>
      </w:tr>
      <w:tr w:rsidR="00734AA1" w:rsidRPr="00734AA1" w14:paraId="190315C5"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53909BBD"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DB377AD" w14:textId="77777777" w:rsidR="00734AA1" w:rsidRPr="00734AA1" w:rsidRDefault="00734AA1" w:rsidP="00734AA1">
            <w:pPr>
              <w:rPr>
                <w:rFonts w:ascii="Calibri" w:eastAsia="Times New Roman" w:hAnsi="Calibri" w:cs="Times New Roman"/>
                <w:color w:val="000000"/>
                <w:lang w:val="es-CL"/>
              </w:rPr>
            </w:pPr>
          </w:p>
        </w:tc>
      </w:tr>
      <w:tr w:rsidR="00734AA1" w:rsidRPr="00734AA1" w14:paraId="32C82445"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666EC07"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798AA1"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Ingresar a la pagina web.</w:t>
            </w:r>
            <w:r w:rsidRPr="00734AA1">
              <w:rPr>
                <w:rFonts w:ascii="Calibri" w:eastAsia="Times New Roman" w:hAnsi="Calibri" w:cs="Times New Roman"/>
                <w:color w:val="000000"/>
                <w:lang w:val="es-CL"/>
              </w:rPr>
              <w:br/>
              <w:t>2.- Ingresar al apartado social.</w:t>
            </w:r>
            <w:r w:rsidRPr="00734AA1">
              <w:rPr>
                <w:rFonts w:ascii="Calibri" w:eastAsia="Times New Roman" w:hAnsi="Calibri" w:cs="Times New Roman"/>
                <w:color w:val="000000"/>
                <w:lang w:val="es-CL"/>
              </w:rPr>
              <w:br/>
              <w:t>3.- Seleccionar una imagen y comentario.</w:t>
            </w:r>
            <w:r w:rsidRPr="00734AA1">
              <w:rPr>
                <w:rFonts w:ascii="Calibri" w:eastAsia="Times New Roman" w:hAnsi="Calibri" w:cs="Times New Roman"/>
                <w:color w:val="000000"/>
                <w:lang w:val="es-CL"/>
              </w:rPr>
              <w:br/>
              <w:t>4.- Escribir respuesta a los apartados (precio, nombre producto).</w:t>
            </w:r>
            <w:r w:rsidRPr="00734AA1">
              <w:rPr>
                <w:rFonts w:ascii="Calibri" w:eastAsia="Times New Roman" w:hAnsi="Calibri" w:cs="Times New Roman"/>
                <w:color w:val="000000"/>
                <w:lang w:val="es-CL"/>
              </w:rPr>
              <w:br/>
              <w:t>5.- Presionar boton "Comentar".</w:t>
            </w:r>
          </w:p>
        </w:tc>
      </w:tr>
      <w:tr w:rsidR="00734AA1" w:rsidRPr="00734AA1" w14:paraId="510C9EBC" w14:textId="77777777" w:rsidTr="00734AA1">
        <w:trPr>
          <w:trHeight w:val="1245"/>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4324467B"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1B0A73C" w14:textId="77777777" w:rsidR="00734AA1" w:rsidRPr="00734AA1" w:rsidRDefault="00734AA1" w:rsidP="00734AA1">
            <w:pPr>
              <w:rPr>
                <w:rFonts w:ascii="Calibri" w:eastAsia="Times New Roman" w:hAnsi="Calibri" w:cs="Times New Roman"/>
                <w:color w:val="000000"/>
                <w:lang w:val="es-CL"/>
              </w:rPr>
            </w:pPr>
          </w:p>
        </w:tc>
      </w:tr>
      <w:tr w:rsidR="00734AA1" w:rsidRPr="00734AA1" w14:paraId="569D9CD2"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C326863"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DB92DA"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Comentario será publicado.</w:t>
            </w:r>
          </w:p>
        </w:tc>
      </w:tr>
      <w:tr w:rsidR="00734AA1" w:rsidRPr="00734AA1" w14:paraId="4E44B429"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77960624"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1769BD2" w14:textId="77777777" w:rsidR="00734AA1" w:rsidRPr="00734AA1" w:rsidRDefault="00734AA1" w:rsidP="00734AA1">
            <w:pPr>
              <w:rPr>
                <w:rFonts w:ascii="Calibri" w:eastAsia="Times New Roman" w:hAnsi="Calibri" w:cs="Times New Roman"/>
                <w:color w:val="000000"/>
                <w:lang w:val="es-CL"/>
              </w:rPr>
            </w:pPr>
          </w:p>
        </w:tc>
      </w:tr>
      <w:tr w:rsidR="00734AA1" w:rsidRPr="00734AA1" w14:paraId="3ECFD2B3" w14:textId="77777777" w:rsidTr="00734AA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CC05FD0"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Nº HU:</w:t>
            </w:r>
          </w:p>
        </w:tc>
        <w:tc>
          <w:tcPr>
            <w:tcW w:w="1300" w:type="dxa"/>
            <w:tcBorders>
              <w:top w:val="nil"/>
              <w:left w:val="nil"/>
              <w:bottom w:val="single" w:sz="4" w:space="0" w:color="auto"/>
              <w:right w:val="single" w:sz="4" w:space="0" w:color="auto"/>
            </w:tcBorders>
            <w:shd w:val="clear" w:color="auto" w:fill="auto"/>
            <w:noWrap/>
            <w:vAlign w:val="bottom"/>
            <w:hideMark/>
          </w:tcPr>
          <w:p w14:paraId="3B287D03" w14:textId="77777777" w:rsidR="00734AA1" w:rsidRPr="00734AA1" w:rsidRDefault="00734AA1" w:rsidP="00734AA1">
            <w:pPr>
              <w:jc w:val="right"/>
              <w:rPr>
                <w:rFonts w:ascii="Calibri" w:eastAsia="Times New Roman" w:hAnsi="Calibri" w:cs="Times New Roman"/>
                <w:color w:val="000000"/>
                <w:lang w:val="es-CL"/>
              </w:rPr>
            </w:pPr>
            <w:r w:rsidRPr="00734AA1">
              <w:rPr>
                <w:rFonts w:ascii="Calibri" w:eastAsia="Times New Roman" w:hAnsi="Calibri" w:cs="Times New Roman"/>
                <w:color w:val="000000"/>
                <w:lang w:val="es-CL"/>
              </w:rPr>
              <w:t>11</w:t>
            </w:r>
          </w:p>
        </w:tc>
        <w:tc>
          <w:tcPr>
            <w:tcW w:w="1300" w:type="dxa"/>
            <w:tcBorders>
              <w:top w:val="nil"/>
              <w:left w:val="nil"/>
              <w:bottom w:val="nil"/>
              <w:right w:val="nil"/>
            </w:tcBorders>
            <w:shd w:val="clear" w:color="auto" w:fill="auto"/>
            <w:noWrap/>
            <w:vAlign w:val="bottom"/>
            <w:hideMark/>
          </w:tcPr>
          <w:p w14:paraId="1B50BCC0"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0365D15E"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741DBECA"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342D3BB4"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465826A8" w14:textId="77777777" w:rsidR="00734AA1" w:rsidRPr="00734AA1" w:rsidRDefault="00734AA1" w:rsidP="00734AA1">
            <w:pPr>
              <w:rPr>
                <w:rFonts w:ascii="Calibri" w:eastAsia="Times New Roman" w:hAnsi="Calibri" w:cs="Times New Roman"/>
                <w:color w:val="000000"/>
                <w:lang w:val="es-CL"/>
              </w:rPr>
            </w:pPr>
          </w:p>
        </w:tc>
      </w:tr>
      <w:tr w:rsidR="00734AA1" w:rsidRPr="00734AA1" w14:paraId="76B28613"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5D2E46F"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925422"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10</w:t>
            </w:r>
          </w:p>
        </w:tc>
      </w:tr>
      <w:tr w:rsidR="00734AA1" w:rsidRPr="00734AA1" w14:paraId="059AFD4A"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9CE6C0E"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3F143751" w14:textId="77777777" w:rsidR="00734AA1" w:rsidRPr="00734AA1" w:rsidRDefault="00734AA1" w:rsidP="00734AA1">
            <w:pPr>
              <w:rPr>
                <w:rFonts w:ascii="Calibri" w:eastAsia="Times New Roman" w:hAnsi="Calibri" w:cs="Times New Roman"/>
                <w:color w:val="000000"/>
                <w:lang w:val="es-CL"/>
              </w:rPr>
            </w:pPr>
          </w:p>
        </w:tc>
      </w:tr>
      <w:tr w:rsidR="00734AA1" w:rsidRPr="00734AA1" w14:paraId="312E3284"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5F3B1B6"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0F564F1"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Administrar usuario</w:t>
            </w:r>
          </w:p>
        </w:tc>
      </w:tr>
      <w:tr w:rsidR="00734AA1" w:rsidRPr="00734AA1" w14:paraId="036ED13D"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5454B7EF"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1213EB0" w14:textId="77777777" w:rsidR="00734AA1" w:rsidRPr="00734AA1" w:rsidRDefault="00734AA1" w:rsidP="00734AA1">
            <w:pPr>
              <w:rPr>
                <w:rFonts w:ascii="Calibri" w:eastAsia="Times New Roman" w:hAnsi="Calibri" w:cs="Times New Roman"/>
                <w:color w:val="000000"/>
                <w:lang w:val="es-CL"/>
              </w:rPr>
            </w:pPr>
          </w:p>
        </w:tc>
      </w:tr>
      <w:tr w:rsidR="00734AA1" w:rsidRPr="00734AA1" w14:paraId="52A471BB"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D5DC8D5"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1EE6BA6"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Estar registrado con anterioridad.</w:t>
            </w:r>
          </w:p>
        </w:tc>
      </w:tr>
      <w:tr w:rsidR="00734AA1" w:rsidRPr="00734AA1" w14:paraId="39BB56AB"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09ABF624"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50E8970" w14:textId="77777777" w:rsidR="00734AA1" w:rsidRPr="00734AA1" w:rsidRDefault="00734AA1" w:rsidP="00734AA1">
            <w:pPr>
              <w:rPr>
                <w:rFonts w:ascii="Calibri" w:eastAsia="Times New Roman" w:hAnsi="Calibri" w:cs="Times New Roman"/>
                <w:color w:val="000000"/>
                <w:lang w:val="es-CL"/>
              </w:rPr>
            </w:pPr>
          </w:p>
        </w:tc>
      </w:tr>
      <w:tr w:rsidR="00734AA1" w:rsidRPr="00734AA1" w14:paraId="21EA3B9E"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2F8B4D0"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A3D6F78"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Estar registrado y conectado como usuario.</w:t>
            </w:r>
          </w:p>
        </w:tc>
      </w:tr>
      <w:tr w:rsidR="00734AA1" w:rsidRPr="00734AA1" w14:paraId="316A5B91"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1FDDAF7"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72C602E7" w14:textId="77777777" w:rsidR="00734AA1" w:rsidRPr="00734AA1" w:rsidRDefault="00734AA1" w:rsidP="00734AA1">
            <w:pPr>
              <w:rPr>
                <w:rFonts w:ascii="Calibri" w:eastAsia="Times New Roman" w:hAnsi="Calibri" w:cs="Times New Roman"/>
                <w:color w:val="000000"/>
                <w:lang w:val="es-CL"/>
              </w:rPr>
            </w:pPr>
          </w:p>
        </w:tc>
      </w:tr>
      <w:tr w:rsidR="00734AA1" w:rsidRPr="00734AA1" w14:paraId="7DA2FF6C"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847A90F"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2D870E"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Ingresar a la pagina web.</w:t>
            </w:r>
            <w:r w:rsidRPr="00734AA1">
              <w:rPr>
                <w:rFonts w:ascii="Calibri" w:eastAsia="Times New Roman" w:hAnsi="Calibri" w:cs="Times New Roman"/>
                <w:color w:val="000000"/>
                <w:lang w:val="es-CL"/>
              </w:rPr>
              <w:br/>
              <w:t>2.- Ingresar a la cuenta.</w:t>
            </w:r>
            <w:r w:rsidRPr="00734AA1">
              <w:rPr>
                <w:rFonts w:ascii="Calibri" w:eastAsia="Times New Roman" w:hAnsi="Calibri" w:cs="Times New Roman"/>
                <w:color w:val="000000"/>
                <w:lang w:val="es-CL"/>
              </w:rPr>
              <w:br/>
              <w:t>3.- Seleccionar campo a editar.</w:t>
            </w:r>
            <w:r w:rsidRPr="00734AA1">
              <w:rPr>
                <w:rFonts w:ascii="Calibri" w:eastAsia="Times New Roman" w:hAnsi="Calibri" w:cs="Times New Roman"/>
                <w:color w:val="000000"/>
                <w:lang w:val="es-CL"/>
              </w:rPr>
              <w:br/>
              <w:t>4.- Editar campo.</w:t>
            </w:r>
            <w:r w:rsidRPr="00734AA1">
              <w:rPr>
                <w:rFonts w:ascii="Calibri" w:eastAsia="Times New Roman" w:hAnsi="Calibri" w:cs="Times New Roman"/>
                <w:color w:val="000000"/>
                <w:lang w:val="es-CL"/>
              </w:rPr>
              <w:br/>
              <w:t>5.- Presionar botón "Guardar cambios".</w:t>
            </w:r>
          </w:p>
        </w:tc>
      </w:tr>
      <w:tr w:rsidR="00734AA1" w:rsidRPr="00734AA1" w14:paraId="49105D1A" w14:textId="77777777" w:rsidTr="00734AA1">
        <w:trPr>
          <w:trHeight w:val="1275"/>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712DBC2E"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2992AEC" w14:textId="77777777" w:rsidR="00734AA1" w:rsidRPr="00734AA1" w:rsidRDefault="00734AA1" w:rsidP="00734AA1">
            <w:pPr>
              <w:rPr>
                <w:rFonts w:ascii="Calibri" w:eastAsia="Times New Roman" w:hAnsi="Calibri" w:cs="Times New Roman"/>
                <w:color w:val="000000"/>
                <w:lang w:val="es-CL"/>
              </w:rPr>
            </w:pPr>
          </w:p>
        </w:tc>
      </w:tr>
      <w:tr w:rsidR="00734AA1" w:rsidRPr="00734AA1" w14:paraId="58CEDEB7"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3D07F39"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AD70D8"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1.-Información de usuario será cambiada en ese momento por lo editado por el mismo.</w:t>
            </w:r>
          </w:p>
        </w:tc>
      </w:tr>
      <w:tr w:rsidR="00734AA1" w:rsidRPr="00734AA1" w14:paraId="3EAA6330"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134300EE"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C8753E6" w14:textId="77777777" w:rsidR="00734AA1" w:rsidRPr="00734AA1" w:rsidRDefault="00734AA1" w:rsidP="00734AA1">
            <w:pPr>
              <w:rPr>
                <w:rFonts w:ascii="Calibri" w:eastAsia="Times New Roman" w:hAnsi="Calibri" w:cs="Times New Roman"/>
                <w:color w:val="000000"/>
                <w:lang w:val="es-CL"/>
              </w:rPr>
            </w:pPr>
          </w:p>
        </w:tc>
      </w:tr>
      <w:tr w:rsidR="00734AA1" w:rsidRPr="00734AA1" w14:paraId="5440C229" w14:textId="77777777" w:rsidTr="00734AA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9AC10F7"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Nº HU:</w:t>
            </w:r>
          </w:p>
        </w:tc>
        <w:tc>
          <w:tcPr>
            <w:tcW w:w="1300" w:type="dxa"/>
            <w:tcBorders>
              <w:top w:val="nil"/>
              <w:left w:val="nil"/>
              <w:bottom w:val="single" w:sz="4" w:space="0" w:color="auto"/>
              <w:right w:val="single" w:sz="4" w:space="0" w:color="auto"/>
            </w:tcBorders>
            <w:shd w:val="clear" w:color="auto" w:fill="auto"/>
            <w:noWrap/>
            <w:vAlign w:val="bottom"/>
            <w:hideMark/>
          </w:tcPr>
          <w:p w14:paraId="4913961E" w14:textId="77777777" w:rsidR="00734AA1" w:rsidRPr="00734AA1" w:rsidRDefault="00734AA1" w:rsidP="00734AA1">
            <w:pPr>
              <w:jc w:val="right"/>
              <w:rPr>
                <w:rFonts w:ascii="Calibri" w:eastAsia="Times New Roman" w:hAnsi="Calibri" w:cs="Times New Roman"/>
                <w:color w:val="000000"/>
                <w:lang w:val="es-CL"/>
              </w:rPr>
            </w:pPr>
            <w:r w:rsidRPr="00734AA1">
              <w:rPr>
                <w:rFonts w:ascii="Calibri" w:eastAsia="Times New Roman" w:hAnsi="Calibri" w:cs="Times New Roman"/>
                <w:color w:val="000000"/>
                <w:lang w:val="es-CL"/>
              </w:rPr>
              <w:t>1</w:t>
            </w:r>
          </w:p>
        </w:tc>
        <w:tc>
          <w:tcPr>
            <w:tcW w:w="1300" w:type="dxa"/>
            <w:tcBorders>
              <w:top w:val="nil"/>
              <w:left w:val="nil"/>
              <w:bottom w:val="nil"/>
              <w:right w:val="nil"/>
            </w:tcBorders>
            <w:shd w:val="clear" w:color="auto" w:fill="auto"/>
            <w:noWrap/>
            <w:vAlign w:val="bottom"/>
            <w:hideMark/>
          </w:tcPr>
          <w:p w14:paraId="0F72D431"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434326BB"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02319FFD"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44D36E66"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7E3F0F74" w14:textId="77777777" w:rsidR="00734AA1" w:rsidRPr="00734AA1" w:rsidRDefault="00734AA1" w:rsidP="00734AA1">
            <w:pPr>
              <w:rPr>
                <w:rFonts w:ascii="Calibri" w:eastAsia="Times New Roman" w:hAnsi="Calibri" w:cs="Times New Roman"/>
                <w:color w:val="000000"/>
                <w:lang w:val="es-CL"/>
              </w:rPr>
            </w:pPr>
          </w:p>
        </w:tc>
      </w:tr>
      <w:tr w:rsidR="00734AA1" w:rsidRPr="00734AA1" w14:paraId="3B9C5C4D" w14:textId="77777777" w:rsidTr="00734AA1">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36583D2"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87F02D3"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11</w:t>
            </w:r>
          </w:p>
        </w:tc>
      </w:tr>
      <w:tr w:rsidR="00734AA1" w:rsidRPr="00734AA1" w14:paraId="2C23E319" w14:textId="77777777" w:rsidTr="00734AA1">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788DD55A"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743EE6A9" w14:textId="77777777" w:rsidR="00734AA1" w:rsidRPr="00734AA1" w:rsidRDefault="00734AA1" w:rsidP="00734AA1">
            <w:pPr>
              <w:rPr>
                <w:rFonts w:ascii="Calibri" w:eastAsia="Times New Roman" w:hAnsi="Calibri" w:cs="Times New Roman"/>
                <w:color w:val="000000"/>
                <w:lang w:val="es-CL"/>
              </w:rPr>
            </w:pPr>
          </w:p>
        </w:tc>
      </w:tr>
      <w:tr w:rsidR="00734AA1" w:rsidRPr="00734AA1" w14:paraId="0877D9B0" w14:textId="77777777" w:rsidTr="00734AA1">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7CBF9BD"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38C8AF"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Búsqueda por categoria</w:t>
            </w:r>
          </w:p>
        </w:tc>
      </w:tr>
      <w:tr w:rsidR="00734AA1" w:rsidRPr="00734AA1" w14:paraId="2FBB46AA" w14:textId="77777777" w:rsidTr="00734AA1">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78E6EEEE"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E6910EE" w14:textId="77777777" w:rsidR="00734AA1" w:rsidRPr="00734AA1" w:rsidRDefault="00734AA1" w:rsidP="00734AA1">
            <w:pPr>
              <w:rPr>
                <w:rFonts w:ascii="Calibri" w:eastAsia="Times New Roman" w:hAnsi="Calibri" w:cs="Times New Roman"/>
                <w:color w:val="000000"/>
                <w:lang w:val="es-CL"/>
              </w:rPr>
            </w:pPr>
          </w:p>
        </w:tc>
      </w:tr>
      <w:tr w:rsidR="00734AA1" w:rsidRPr="00734AA1" w14:paraId="5DE80433" w14:textId="77777777" w:rsidTr="00734AA1">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E92B72F"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8A4E3C"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Ver los productos divididos por categoria</w:t>
            </w:r>
          </w:p>
        </w:tc>
      </w:tr>
      <w:tr w:rsidR="00734AA1" w:rsidRPr="00734AA1" w14:paraId="30DD37A8" w14:textId="77777777" w:rsidTr="00734AA1">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28F5FF68"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053FB52" w14:textId="77777777" w:rsidR="00734AA1" w:rsidRPr="00734AA1" w:rsidRDefault="00734AA1" w:rsidP="00734AA1">
            <w:pPr>
              <w:rPr>
                <w:rFonts w:ascii="Calibri" w:eastAsia="Times New Roman" w:hAnsi="Calibri" w:cs="Times New Roman"/>
                <w:color w:val="000000"/>
                <w:lang w:val="es-CL"/>
              </w:rPr>
            </w:pPr>
          </w:p>
        </w:tc>
      </w:tr>
      <w:tr w:rsidR="00734AA1" w:rsidRPr="00734AA1" w14:paraId="3897BEEB" w14:textId="77777777" w:rsidTr="00734AA1">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1ACEAB8"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lastRenderedPageBreak/>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1B57008"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w:t>
            </w:r>
          </w:p>
        </w:tc>
      </w:tr>
      <w:tr w:rsidR="00734AA1" w:rsidRPr="00734AA1" w14:paraId="61AB3936" w14:textId="77777777" w:rsidTr="00734AA1">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3084194F"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6CBC0AB" w14:textId="77777777" w:rsidR="00734AA1" w:rsidRPr="00734AA1" w:rsidRDefault="00734AA1" w:rsidP="00734AA1">
            <w:pPr>
              <w:rPr>
                <w:rFonts w:ascii="Calibri" w:eastAsia="Times New Roman" w:hAnsi="Calibri" w:cs="Times New Roman"/>
                <w:color w:val="000000"/>
                <w:lang w:val="es-CL"/>
              </w:rPr>
            </w:pPr>
          </w:p>
        </w:tc>
      </w:tr>
      <w:tr w:rsidR="00734AA1" w:rsidRPr="00734AA1" w14:paraId="30946B61" w14:textId="77777777" w:rsidTr="00734AA1">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0BEA556"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D98A1E"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Ingresar pagina web.</w:t>
            </w:r>
            <w:r w:rsidRPr="00734AA1">
              <w:rPr>
                <w:rFonts w:ascii="Calibri" w:eastAsia="Times New Roman" w:hAnsi="Calibri" w:cs="Times New Roman"/>
                <w:color w:val="000000"/>
                <w:lang w:val="es-CL"/>
              </w:rPr>
              <w:br/>
              <w:t>2.- Ingresar a la seccion de categorias.</w:t>
            </w:r>
            <w:r w:rsidRPr="00734AA1">
              <w:rPr>
                <w:rFonts w:ascii="Calibri" w:eastAsia="Times New Roman" w:hAnsi="Calibri" w:cs="Times New Roman"/>
                <w:color w:val="000000"/>
                <w:lang w:val="es-CL"/>
              </w:rPr>
              <w:br/>
              <w:t>3.- Seleccionar categoria.</w:t>
            </w:r>
          </w:p>
        </w:tc>
      </w:tr>
      <w:tr w:rsidR="00734AA1" w:rsidRPr="00734AA1" w14:paraId="49DA8DE7" w14:textId="77777777" w:rsidTr="00734AA1">
        <w:trPr>
          <w:trHeight w:val="63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48E83C58"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05FE4D6" w14:textId="77777777" w:rsidR="00734AA1" w:rsidRPr="00734AA1" w:rsidRDefault="00734AA1" w:rsidP="00734AA1">
            <w:pPr>
              <w:rPr>
                <w:rFonts w:ascii="Calibri" w:eastAsia="Times New Roman" w:hAnsi="Calibri" w:cs="Times New Roman"/>
                <w:color w:val="000000"/>
                <w:lang w:val="es-CL"/>
              </w:rPr>
            </w:pPr>
          </w:p>
        </w:tc>
      </w:tr>
      <w:tr w:rsidR="00734AA1" w:rsidRPr="00734AA1" w14:paraId="064AAB14" w14:textId="77777777" w:rsidTr="00734AA1">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082BE8B"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2D4BC5B"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Se mostraran todos los productos pertenecientes a la categoria seleccionada.</w:t>
            </w:r>
          </w:p>
        </w:tc>
      </w:tr>
      <w:tr w:rsidR="00734AA1" w:rsidRPr="00734AA1" w14:paraId="1F842778" w14:textId="77777777" w:rsidTr="00734AA1">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7991E4B2"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CFF76F9" w14:textId="77777777" w:rsidR="00734AA1" w:rsidRPr="00734AA1" w:rsidRDefault="00734AA1" w:rsidP="00734AA1">
            <w:pPr>
              <w:rPr>
                <w:rFonts w:ascii="Calibri" w:eastAsia="Times New Roman" w:hAnsi="Calibri" w:cs="Times New Roman"/>
                <w:color w:val="000000"/>
                <w:lang w:val="es-CL"/>
              </w:rPr>
            </w:pPr>
          </w:p>
        </w:tc>
      </w:tr>
      <w:tr w:rsidR="00734AA1" w:rsidRPr="00734AA1" w14:paraId="26260C69" w14:textId="77777777" w:rsidTr="00734AA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BEAE78F"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Nº HU:</w:t>
            </w:r>
          </w:p>
        </w:tc>
        <w:tc>
          <w:tcPr>
            <w:tcW w:w="1300" w:type="dxa"/>
            <w:tcBorders>
              <w:top w:val="nil"/>
              <w:left w:val="nil"/>
              <w:bottom w:val="single" w:sz="4" w:space="0" w:color="auto"/>
              <w:right w:val="single" w:sz="4" w:space="0" w:color="auto"/>
            </w:tcBorders>
            <w:shd w:val="clear" w:color="auto" w:fill="auto"/>
            <w:noWrap/>
            <w:vAlign w:val="bottom"/>
            <w:hideMark/>
          </w:tcPr>
          <w:p w14:paraId="6DC21EEE" w14:textId="77777777" w:rsidR="00734AA1" w:rsidRPr="00734AA1" w:rsidRDefault="00734AA1" w:rsidP="00734AA1">
            <w:pPr>
              <w:jc w:val="right"/>
              <w:rPr>
                <w:rFonts w:ascii="Calibri" w:eastAsia="Times New Roman" w:hAnsi="Calibri" w:cs="Times New Roman"/>
                <w:color w:val="000000"/>
                <w:lang w:val="es-CL"/>
              </w:rPr>
            </w:pPr>
            <w:r w:rsidRPr="00734AA1">
              <w:rPr>
                <w:rFonts w:ascii="Calibri" w:eastAsia="Times New Roman" w:hAnsi="Calibri" w:cs="Times New Roman"/>
                <w:color w:val="000000"/>
                <w:lang w:val="es-CL"/>
              </w:rPr>
              <w:t>12</w:t>
            </w:r>
          </w:p>
        </w:tc>
        <w:tc>
          <w:tcPr>
            <w:tcW w:w="1300" w:type="dxa"/>
            <w:tcBorders>
              <w:top w:val="nil"/>
              <w:left w:val="nil"/>
              <w:bottom w:val="nil"/>
              <w:right w:val="nil"/>
            </w:tcBorders>
            <w:shd w:val="clear" w:color="auto" w:fill="auto"/>
            <w:noWrap/>
            <w:vAlign w:val="bottom"/>
            <w:hideMark/>
          </w:tcPr>
          <w:p w14:paraId="4B298353"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129FF287"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1D27E3AF"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1E5684B9"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782E6001" w14:textId="77777777" w:rsidR="00734AA1" w:rsidRPr="00734AA1" w:rsidRDefault="00734AA1" w:rsidP="00734AA1">
            <w:pPr>
              <w:rPr>
                <w:rFonts w:ascii="Calibri" w:eastAsia="Times New Roman" w:hAnsi="Calibri" w:cs="Times New Roman"/>
                <w:color w:val="000000"/>
                <w:lang w:val="es-CL"/>
              </w:rPr>
            </w:pPr>
          </w:p>
        </w:tc>
      </w:tr>
      <w:tr w:rsidR="00734AA1" w:rsidRPr="00734AA1" w14:paraId="6F167E23"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CB6F056"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12EE511"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12</w:t>
            </w:r>
          </w:p>
        </w:tc>
      </w:tr>
      <w:tr w:rsidR="00734AA1" w:rsidRPr="00734AA1" w14:paraId="08F30B1B"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4CF1F110"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78B9BF76" w14:textId="77777777" w:rsidR="00734AA1" w:rsidRPr="00734AA1" w:rsidRDefault="00734AA1" w:rsidP="00734AA1">
            <w:pPr>
              <w:rPr>
                <w:rFonts w:ascii="Calibri" w:eastAsia="Times New Roman" w:hAnsi="Calibri" w:cs="Times New Roman"/>
                <w:color w:val="000000"/>
                <w:lang w:val="es-CL"/>
              </w:rPr>
            </w:pPr>
          </w:p>
        </w:tc>
      </w:tr>
      <w:tr w:rsidR="00734AA1" w:rsidRPr="00734AA1" w14:paraId="4FB45706"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EFDBA63"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E44EEB"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Administrar usuario empresa</w:t>
            </w:r>
          </w:p>
        </w:tc>
      </w:tr>
      <w:tr w:rsidR="00734AA1" w:rsidRPr="00734AA1" w14:paraId="2673C3DC"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547B7039"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E8D1BE4" w14:textId="77777777" w:rsidR="00734AA1" w:rsidRPr="00734AA1" w:rsidRDefault="00734AA1" w:rsidP="00734AA1">
            <w:pPr>
              <w:rPr>
                <w:rFonts w:ascii="Calibri" w:eastAsia="Times New Roman" w:hAnsi="Calibri" w:cs="Times New Roman"/>
                <w:color w:val="000000"/>
                <w:lang w:val="es-CL"/>
              </w:rPr>
            </w:pPr>
          </w:p>
        </w:tc>
      </w:tr>
      <w:tr w:rsidR="00734AA1" w:rsidRPr="00734AA1" w14:paraId="55D8DB28"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22D9415"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96B634"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Estar registrado con anterioridad.</w:t>
            </w:r>
          </w:p>
        </w:tc>
      </w:tr>
      <w:tr w:rsidR="00734AA1" w:rsidRPr="00734AA1" w14:paraId="52DA436E"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7B5C6771"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2F9590E" w14:textId="77777777" w:rsidR="00734AA1" w:rsidRPr="00734AA1" w:rsidRDefault="00734AA1" w:rsidP="00734AA1">
            <w:pPr>
              <w:rPr>
                <w:rFonts w:ascii="Calibri" w:eastAsia="Times New Roman" w:hAnsi="Calibri" w:cs="Times New Roman"/>
                <w:color w:val="000000"/>
                <w:lang w:val="es-CL"/>
              </w:rPr>
            </w:pPr>
          </w:p>
        </w:tc>
      </w:tr>
      <w:tr w:rsidR="00734AA1" w:rsidRPr="00734AA1" w14:paraId="1B15FF11"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A59A888"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CA32D83"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Estar registrado y conectado como usuario.</w:t>
            </w:r>
          </w:p>
        </w:tc>
      </w:tr>
      <w:tr w:rsidR="00734AA1" w:rsidRPr="00734AA1" w14:paraId="7ED8951F"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5E6E80C"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7660E906" w14:textId="77777777" w:rsidR="00734AA1" w:rsidRPr="00734AA1" w:rsidRDefault="00734AA1" w:rsidP="00734AA1">
            <w:pPr>
              <w:rPr>
                <w:rFonts w:ascii="Calibri" w:eastAsia="Times New Roman" w:hAnsi="Calibri" w:cs="Times New Roman"/>
                <w:color w:val="000000"/>
                <w:lang w:val="es-CL"/>
              </w:rPr>
            </w:pPr>
          </w:p>
        </w:tc>
      </w:tr>
      <w:tr w:rsidR="00734AA1" w:rsidRPr="00734AA1" w14:paraId="121C88A3"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5DDAF89"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4A3FC8D"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Ingresar a la pagina web.</w:t>
            </w:r>
            <w:r w:rsidRPr="00734AA1">
              <w:rPr>
                <w:rFonts w:ascii="Calibri" w:eastAsia="Times New Roman" w:hAnsi="Calibri" w:cs="Times New Roman"/>
                <w:color w:val="000000"/>
                <w:lang w:val="es-CL"/>
              </w:rPr>
              <w:br/>
              <w:t>2.- Ingresar a la cuenta.</w:t>
            </w:r>
            <w:r w:rsidRPr="00734AA1">
              <w:rPr>
                <w:rFonts w:ascii="Calibri" w:eastAsia="Times New Roman" w:hAnsi="Calibri" w:cs="Times New Roman"/>
                <w:color w:val="000000"/>
                <w:lang w:val="es-CL"/>
              </w:rPr>
              <w:br/>
              <w:t>3.- Seleccionar campo a editar.</w:t>
            </w:r>
            <w:r w:rsidRPr="00734AA1">
              <w:rPr>
                <w:rFonts w:ascii="Calibri" w:eastAsia="Times New Roman" w:hAnsi="Calibri" w:cs="Times New Roman"/>
                <w:color w:val="000000"/>
                <w:lang w:val="es-CL"/>
              </w:rPr>
              <w:br/>
              <w:t>4.- Editar campo.</w:t>
            </w:r>
            <w:r w:rsidRPr="00734AA1">
              <w:rPr>
                <w:rFonts w:ascii="Calibri" w:eastAsia="Times New Roman" w:hAnsi="Calibri" w:cs="Times New Roman"/>
                <w:color w:val="000000"/>
                <w:lang w:val="es-CL"/>
              </w:rPr>
              <w:br/>
              <w:t>5.- Presionar boton "Guardar cambios".</w:t>
            </w:r>
          </w:p>
        </w:tc>
      </w:tr>
      <w:tr w:rsidR="00734AA1" w:rsidRPr="00734AA1" w14:paraId="51B2F352" w14:textId="77777777" w:rsidTr="00734AA1">
        <w:trPr>
          <w:trHeight w:val="1275"/>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BB29FC4"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3EA81824" w14:textId="77777777" w:rsidR="00734AA1" w:rsidRPr="00734AA1" w:rsidRDefault="00734AA1" w:rsidP="00734AA1">
            <w:pPr>
              <w:rPr>
                <w:rFonts w:ascii="Calibri" w:eastAsia="Times New Roman" w:hAnsi="Calibri" w:cs="Times New Roman"/>
                <w:color w:val="000000"/>
                <w:lang w:val="es-CL"/>
              </w:rPr>
            </w:pPr>
          </w:p>
        </w:tc>
      </w:tr>
      <w:tr w:rsidR="00734AA1" w:rsidRPr="00734AA1" w14:paraId="28F59C75"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92D6D40"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EC50FA2"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1.-Información de usuario sera cambiada en ese momento por lo editado por el mismo.</w:t>
            </w:r>
          </w:p>
        </w:tc>
      </w:tr>
      <w:tr w:rsidR="00734AA1" w:rsidRPr="00734AA1" w14:paraId="071F0DEF"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71800FD7"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8EC950E" w14:textId="77777777" w:rsidR="00734AA1" w:rsidRPr="00734AA1" w:rsidRDefault="00734AA1" w:rsidP="00734AA1">
            <w:pPr>
              <w:rPr>
                <w:rFonts w:ascii="Calibri" w:eastAsia="Times New Roman" w:hAnsi="Calibri" w:cs="Times New Roman"/>
                <w:color w:val="000000"/>
                <w:lang w:val="es-CL"/>
              </w:rPr>
            </w:pPr>
          </w:p>
        </w:tc>
      </w:tr>
      <w:tr w:rsidR="00734AA1" w:rsidRPr="00734AA1" w14:paraId="24C374A7" w14:textId="77777777" w:rsidTr="00734AA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D66471D"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Nº HU:</w:t>
            </w:r>
          </w:p>
        </w:tc>
        <w:tc>
          <w:tcPr>
            <w:tcW w:w="1300" w:type="dxa"/>
            <w:tcBorders>
              <w:top w:val="nil"/>
              <w:left w:val="nil"/>
              <w:bottom w:val="single" w:sz="4" w:space="0" w:color="auto"/>
              <w:right w:val="single" w:sz="4" w:space="0" w:color="auto"/>
            </w:tcBorders>
            <w:shd w:val="clear" w:color="auto" w:fill="auto"/>
            <w:noWrap/>
            <w:vAlign w:val="bottom"/>
            <w:hideMark/>
          </w:tcPr>
          <w:p w14:paraId="67C313B3" w14:textId="77777777" w:rsidR="00734AA1" w:rsidRPr="00734AA1" w:rsidRDefault="00734AA1" w:rsidP="00734AA1">
            <w:pPr>
              <w:jc w:val="right"/>
              <w:rPr>
                <w:rFonts w:ascii="Calibri" w:eastAsia="Times New Roman" w:hAnsi="Calibri" w:cs="Times New Roman"/>
                <w:color w:val="000000"/>
                <w:lang w:val="es-CL"/>
              </w:rPr>
            </w:pPr>
            <w:r w:rsidRPr="00734AA1">
              <w:rPr>
                <w:rFonts w:ascii="Calibri" w:eastAsia="Times New Roman" w:hAnsi="Calibri" w:cs="Times New Roman"/>
                <w:color w:val="000000"/>
                <w:lang w:val="es-CL"/>
              </w:rPr>
              <w:t>14</w:t>
            </w:r>
          </w:p>
        </w:tc>
        <w:tc>
          <w:tcPr>
            <w:tcW w:w="1300" w:type="dxa"/>
            <w:tcBorders>
              <w:top w:val="nil"/>
              <w:left w:val="nil"/>
              <w:bottom w:val="nil"/>
              <w:right w:val="nil"/>
            </w:tcBorders>
            <w:shd w:val="clear" w:color="auto" w:fill="auto"/>
            <w:noWrap/>
            <w:vAlign w:val="bottom"/>
            <w:hideMark/>
          </w:tcPr>
          <w:p w14:paraId="41D7B702"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0B94A0AC"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5FE48AE6"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5DB17E08"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7D3CE8FF" w14:textId="77777777" w:rsidR="00734AA1" w:rsidRPr="00734AA1" w:rsidRDefault="00734AA1" w:rsidP="00734AA1">
            <w:pPr>
              <w:rPr>
                <w:rFonts w:ascii="Calibri" w:eastAsia="Times New Roman" w:hAnsi="Calibri" w:cs="Times New Roman"/>
                <w:color w:val="000000"/>
                <w:lang w:val="es-CL"/>
              </w:rPr>
            </w:pPr>
          </w:p>
        </w:tc>
      </w:tr>
      <w:tr w:rsidR="00734AA1" w:rsidRPr="00734AA1" w14:paraId="16077C44"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95EE170"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FB7D6C"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13</w:t>
            </w:r>
          </w:p>
        </w:tc>
      </w:tr>
      <w:tr w:rsidR="00734AA1" w:rsidRPr="00734AA1" w14:paraId="3FA4E98C"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83702FD"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317A65EC" w14:textId="77777777" w:rsidR="00734AA1" w:rsidRPr="00734AA1" w:rsidRDefault="00734AA1" w:rsidP="00734AA1">
            <w:pPr>
              <w:rPr>
                <w:rFonts w:ascii="Calibri" w:eastAsia="Times New Roman" w:hAnsi="Calibri" w:cs="Times New Roman"/>
                <w:color w:val="000000"/>
                <w:lang w:val="es-CL"/>
              </w:rPr>
            </w:pPr>
          </w:p>
        </w:tc>
      </w:tr>
      <w:tr w:rsidR="00734AA1" w:rsidRPr="00734AA1" w14:paraId="2A21B11C"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4A07F65"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C440FE0"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Ingresar usuario empresa</w:t>
            </w:r>
          </w:p>
        </w:tc>
      </w:tr>
      <w:tr w:rsidR="00734AA1" w:rsidRPr="00734AA1" w14:paraId="1851F09D"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9944381"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77EE9EE0" w14:textId="77777777" w:rsidR="00734AA1" w:rsidRPr="00734AA1" w:rsidRDefault="00734AA1" w:rsidP="00734AA1">
            <w:pPr>
              <w:rPr>
                <w:rFonts w:ascii="Calibri" w:eastAsia="Times New Roman" w:hAnsi="Calibri" w:cs="Times New Roman"/>
                <w:color w:val="000000"/>
                <w:lang w:val="es-CL"/>
              </w:rPr>
            </w:pPr>
          </w:p>
        </w:tc>
      </w:tr>
      <w:tr w:rsidR="00734AA1" w:rsidRPr="00734AA1" w14:paraId="0202626B"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A88669E"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D57BFC"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Estar registrado con anterioridad.</w:t>
            </w:r>
          </w:p>
        </w:tc>
      </w:tr>
      <w:tr w:rsidR="00734AA1" w:rsidRPr="00734AA1" w14:paraId="7D69AE0A"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0865DB1"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DC51955" w14:textId="77777777" w:rsidR="00734AA1" w:rsidRPr="00734AA1" w:rsidRDefault="00734AA1" w:rsidP="00734AA1">
            <w:pPr>
              <w:rPr>
                <w:rFonts w:ascii="Calibri" w:eastAsia="Times New Roman" w:hAnsi="Calibri" w:cs="Times New Roman"/>
                <w:color w:val="000000"/>
                <w:lang w:val="es-CL"/>
              </w:rPr>
            </w:pPr>
          </w:p>
        </w:tc>
      </w:tr>
      <w:tr w:rsidR="00734AA1" w:rsidRPr="00734AA1" w14:paraId="664DEC59"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A469F81"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620B07"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Estar registrado.</w:t>
            </w:r>
          </w:p>
        </w:tc>
      </w:tr>
      <w:tr w:rsidR="00734AA1" w:rsidRPr="00734AA1" w14:paraId="0B666960"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5671063F"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90978A7" w14:textId="77777777" w:rsidR="00734AA1" w:rsidRPr="00734AA1" w:rsidRDefault="00734AA1" w:rsidP="00734AA1">
            <w:pPr>
              <w:rPr>
                <w:rFonts w:ascii="Calibri" w:eastAsia="Times New Roman" w:hAnsi="Calibri" w:cs="Times New Roman"/>
                <w:color w:val="000000"/>
                <w:lang w:val="es-CL"/>
              </w:rPr>
            </w:pPr>
          </w:p>
        </w:tc>
      </w:tr>
      <w:tr w:rsidR="00734AA1" w:rsidRPr="00734AA1" w14:paraId="6E41DD41"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2E53F05"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AF9707"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Ingresar a la pagina web.</w:t>
            </w:r>
            <w:r w:rsidRPr="00734AA1">
              <w:rPr>
                <w:rFonts w:ascii="Calibri" w:eastAsia="Times New Roman" w:hAnsi="Calibri" w:cs="Times New Roman"/>
                <w:color w:val="000000"/>
                <w:lang w:val="es-CL"/>
              </w:rPr>
              <w:br/>
              <w:t>2.- Ingresar datos cuenta.</w:t>
            </w:r>
          </w:p>
        </w:tc>
      </w:tr>
      <w:tr w:rsidR="00734AA1" w:rsidRPr="00734AA1" w14:paraId="233ADDC3"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FD1EE29"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3AA9C4B" w14:textId="77777777" w:rsidR="00734AA1" w:rsidRPr="00734AA1" w:rsidRDefault="00734AA1" w:rsidP="00734AA1">
            <w:pPr>
              <w:rPr>
                <w:rFonts w:ascii="Calibri" w:eastAsia="Times New Roman" w:hAnsi="Calibri" w:cs="Times New Roman"/>
                <w:color w:val="000000"/>
                <w:lang w:val="es-CL"/>
              </w:rPr>
            </w:pPr>
          </w:p>
        </w:tc>
      </w:tr>
      <w:tr w:rsidR="00734AA1" w:rsidRPr="00734AA1" w14:paraId="57FDC337"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45A46A0"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543839"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1.-Usuario entrara a la pagina como un usuario empresa.</w:t>
            </w:r>
          </w:p>
        </w:tc>
      </w:tr>
      <w:tr w:rsidR="00734AA1" w:rsidRPr="00734AA1" w14:paraId="665B2C61"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D36ED06"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7F2FC310" w14:textId="77777777" w:rsidR="00734AA1" w:rsidRPr="00734AA1" w:rsidRDefault="00734AA1" w:rsidP="00734AA1">
            <w:pPr>
              <w:rPr>
                <w:rFonts w:ascii="Calibri" w:eastAsia="Times New Roman" w:hAnsi="Calibri" w:cs="Times New Roman"/>
                <w:color w:val="000000"/>
                <w:lang w:val="es-CL"/>
              </w:rPr>
            </w:pPr>
          </w:p>
        </w:tc>
      </w:tr>
      <w:tr w:rsidR="00734AA1" w:rsidRPr="00734AA1" w14:paraId="25CBE9BF" w14:textId="77777777" w:rsidTr="00734AA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2C270E9"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Nº HU:</w:t>
            </w:r>
          </w:p>
        </w:tc>
        <w:tc>
          <w:tcPr>
            <w:tcW w:w="1300" w:type="dxa"/>
            <w:tcBorders>
              <w:top w:val="nil"/>
              <w:left w:val="nil"/>
              <w:bottom w:val="single" w:sz="4" w:space="0" w:color="auto"/>
              <w:right w:val="single" w:sz="4" w:space="0" w:color="auto"/>
            </w:tcBorders>
            <w:shd w:val="clear" w:color="auto" w:fill="auto"/>
            <w:noWrap/>
            <w:vAlign w:val="bottom"/>
            <w:hideMark/>
          </w:tcPr>
          <w:p w14:paraId="08727529" w14:textId="77777777" w:rsidR="00734AA1" w:rsidRPr="00734AA1" w:rsidRDefault="00734AA1" w:rsidP="00734AA1">
            <w:pPr>
              <w:jc w:val="right"/>
              <w:rPr>
                <w:rFonts w:ascii="Calibri" w:eastAsia="Times New Roman" w:hAnsi="Calibri" w:cs="Times New Roman"/>
                <w:color w:val="000000"/>
                <w:lang w:val="es-CL"/>
              </w:rPr>
            </w:pPr>
            <w:r w:rsidRPr="00734AA1">
              <w:rPr>
                <w:rFonts w:ascii="Calibri" w:eastAsia="Times New Roman" w:hAnsi="Calibri" w:cs="Times New Roman"/>
                <w:color w:val="000000"/>
                <w:lang w:val="es-CL"/>
              </w:rPr>
              <w:t>13</w:t>
            </w:r>
          </w:p>
        </w:tc>
        <w:tc>
          <w:tcPr>
            <w:tcW w:w="1300" w:type="dxa"/>
            <w:tcBorders>
              <w:top w:val="nil"/>
              <w:left w:val="nil"/>
              <w:bottom w:val="nil"/>
              <w:right w:val="nil"/>
            </w:tcBorders>
            <w:shd w:val="clear" w:color="auto" w:fill="auto"/>
            <w:noWrap/>
            <w:vAlign w:val="bottom"/>
            <w:hideMark/>
          </w:tcPr>
          <w:p w14:paraId="2A05698E"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2CAF4740"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5B4D33D8"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3BCADE41"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70BD35F5" w14:textId="77777777" w:rsidR="00734AA1" w:rsidRPr="00734AA1" w:rsidRDefault="00734AA1" w:rsidP="00734AA1">
            <w:pPr>
              <w:rPr>
                <w:rFonts w:ascii="Calibri" w:eastAsia="Times New Roman" w:hAnsi="Calibri" w:cs="Times New Roman"/>
                <w:color w:val="000000"/>
                <w:lang w:val="es-CL"/>
              </w:rPr>
            </w:pPr>
          </w:p>
        </w:tc>
      </w:tr>
      <w:tr w:rsidR="00734AA1" w:rsidRPr="00734AA1" w14:paraId="5CC5D948"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AD3140A"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B47A55"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14</w:t>
            </w:r>
          </w:p>
        </w:tc>
      </w:tr>
      <w:tr w:rsidR="00734AA1" w:rsidRPr="00734AA1" w14:paraId="0C19FD6D"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D2D8728"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6A6E7DE" w14:textId="77777777" w:rsidR="00734AA1" w:rsidRPr="00734AA1" w:rsidRDefault="00734AA1" w:rsidP="00734AA1">
            <w:pPr>
              <w:rPr>
                <w:rFonts w:ascii="Calibri" w:eastAsia="Times New Roman" w:hAnsi="Calibri" w:cs="Times New Roman"/>
                <w:color w:val="000000"/>
                <w:lang w:val="es-CL"/>
              </w:rPr>
            </w:pPr>
          </w:p>
        </w:tc>
      </w:tr>
      <w:tr w:rsidR="00734AA1" w:rsidRPr="00734AA1" w14:paraId="0521A266"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C1C06E7"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A41B09F"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Ingresar usuario</w:t>
            </w:r>
          </w:p>
        </w:tc>
      </w:tr>
      <w:tr w:rsidR="00734AA1" w:rsidRPr="00734AA1" w14:paraId="23F7ACA9"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765FE656"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81475CA" w14:textId="77777777" w:rsidR="00734AA1" w:rsidRPr="00734AA1" w:rsidRDefault="00734AA1" w:rsidP="00734AA1">
            <w:pPr>
              <w:rPr>
                <w:rFonts w:ascii="Calibri" w:eastAsia="Times New Roman" w:hAnsi="Calibri" w:cs="Times New Roman"/>
                <w:color w:val="000000"/>
                <w:lang w:val="es-CL"/>
              </w:rPr>
            </w:pPr>
          </w:p>
        </w:tc>
      </w:tr>
      <w:tr w:rsidR="00734AA1" w:rsidRPr="00734AA1" w14:paraId="5DA6E672"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FA7A6E8"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lastRenderedPageBreak/>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DBB187B"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Estar registrado con anterioridad.</w:t>
            </w:r>
          </w:p>
        </w:tc>
      </w:tr>
      <w:tr w:rsidR="00734AA1" w:rsidRPr="00734AA1" w14:paraId="5D8DE7A7"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6E3935B"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398F222" w14:textId="77777777" w:rsidR="00734AA1" w:rsidRPr="00734AA1" w:rsidRDefault="00734AA1" w:rsidP="00734AA1">
            <w:pPr>
              <w:rPr>
                <w:rFonts w:ascii="Calibri" w:eastAsia="Times New Roman" w:hAnsi="Calibri" w:cs="Times New Roman"/>
                <w:color w:val="000000"/>
                <w:lang w:val="es-CL"/>
              </w:rPr>
            </w:pPr>
          </w:p>
        </w:tc>
      </w:tr>
      <w:tr w:rsidR="00734AA1" w:rsidRPr="00734AA1" w14:paraId="3EF7BF95"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7FCE1B0"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6AE59F"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Estar registrado.</w:t>
            </w:r>
          </w:p>
        </w:tc>
      </w:tr>
      <w:tr w:rsidR="00734AA1" w:rsidRPr="00734AA1" w14:paraId="127130AA"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417D8129"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6D0C70F" w14:textId="77777777" w:rsidR="00734AA1" w:rsidRPr="00734AA1" w:rsidRDefault="00734AA1" w:rsidP="00734AA1">
            <w:pPr>
              <w:rPr>
                <w:rFonts w:ascii="Calibri" w:eastAsia="Times New Roman" w:hAnsi="Calibri" w:cs="Times New Roman"/>
                <w:color w:val="000000"/>
                <w:lang w:val="es-CL"/>
              </w:rPr>
            </w:pPr>
          </w:p>
        </w:tc>
      </w:tr>
      <w:tr w:rsidR="00734AA1" w:rsidRPr="00734AA1" w14:paraId="09582558"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B64B5AA"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199EE50"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Ingresar a la pagina web.</w:t>
            </w:r>
            <w:r w:rsidRPr="00734AA1">
              <w:rPr>
                <w:rFonts w:ascii="Calibri" w:eastAsia="Times New Roman" w:hAnsi="Calibri" w:cs="Times New Roman"/>
                <w:color w:val="000000"/>
                <w:lang w:val="es-CL"/>
              </w:rPr>
              <w:br/>
              <w:t>2.- Ingresar datos cuenta.</w:t>
            </w:r>
          </w:p>
        </w:tc>
      </w:tr>
      <w:tr w:rsidR="00734AA1" w:rsidRPr="00734AA1" w14:paraId="6BB40533"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159D4FE1"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F0E1E7A" w14:textId="77777777" w:rsidR="00734AA1" w:rsidRPr="00734AA1" w:rsidRDefault="00734AA1" w:rsidP="00734AA1">
            <w:pPr>
              <w:rPr>
                <w:rFonts w:ascii="Calibri" w:eastAsia="Times New Roman" w:hAnsi="Calibri" w:cs="Times New Roman"/>
                <w:color w:val="000000"/>
                <w:lang w:val="es-CL"/>
              </w:rPr>
            </w:pPr>
          </w:p>
        </w:tc>
      </w:tr>
      <w:tr w:rsidR="00734AA1" w:rsidRPr="00734AA1" w14:paraId="4372D785"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43853A2"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FED7373"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1.-Usuario ingresara a la pagina como usuario.</w:t>
            </w:r>
          </w:p>
        </w:tc>
      </w:tr>
      <w:tr w:rsidR="00734AA1" w:rsidRPr="00734AA1" w14:paraId="41BBACE6"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7C2F3DE"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7D124A5C" w14:textId="77777777" w:rsidR="00734AA1" w:rsidRPr="00734AA1" w:rsidRDefault="00734AA1" w:rsidP="00734AA1">
            <w:pPr>
              <w:rPr>
                <w:rFonts w:ascii="Calibri" w:eastAsia="Times New Roman" w:hAnsi="Calibri" w:cs="Times New Roman"/>
                <w:color w:val="000000"/>
                <w:lang w:val="es-CL"/>
              </w:rPr>
            </w:pPr>
          </w:p>
        </w:tc>
      </w:tr>
      <w:tr w:rsidR="00734AA1" w:rsidRPr="00734AA1" w14:paraId="4F060A17" w14:textId="77777777" w:rsidTr="00734AA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E4C899"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Nº HU:</w:t>
            </w:r>
          </w:p>
        </w:tc>
        <w:tc>
          <w:tcPr>
            <w:tcW w:w="1300" w:type="dxa"/>
            <w:tcBorders>
              <w:top w:val="nil"/>
              <w:left w:val="nil"/>
              <w:bottom w:val="single" w:sz="4" w:space="0" w:color="auto"/>
              <w:right w:val="single" w:sz="4" w:space="0" w:color="auto"/>
            </w:tcBorders>
            <w:shd w:val="clear" w:color="auto" w:fill="auto"/>
            <w:noWrap/>
            <w:vAlign w:val="bottom"/>
            <w:hideMark/>
          </w:tcPr>
          <w:p w14:paraId="7EF075A3" w14:textId="77777777" w:rsidR="00734AA1" w:rsidRPr="00734AA1" w:rsidRDefault="00734AA1" w:rsidP="00734AA1">
            <w:pPr>
              <w:jc w:val="right"/>
              <w:rPr>
                <w:rFonts w:ascii="Calibri" w:eastAsia="Times New Roman" w:hAnsi="Calibri" w:cs="Times New Roman"/>
                <w:color w:val="000000"/>
                <w:lang w:val="es-CL"/>
              </w:rPr>
            </w:pPr>
            <w:r w:rsidRPr="00734AA1">
              <w:rPr>
                <w:rFonts w:ascii="Calibri" w:eastAsia="Times New Roman" w:hAnsi="Calibri" w:cs="Times New Roman"/>
                <w:color w:val="000000"/>
                <w:lang w:val="es-CL"/>
              </w:rPr>
              <w:t>10</w:t>
            </w:r>
          </w:p>
        </w:tc>
        <w:tc>
          <w:tcPr>
            <w:tcW w:w="1300" w:type="dxa"/>
            <w:tcBorders>
              <w:top w:val="nil"/>
              <w:left w:val="nil"/>
              <w:bottom w:val="nil"/>
              <w:right w:val="nil"/>
            </w:tcBorders>
            <w:shd w:val="clear" w:color="auto" w:fill="auto"/>
            <w:noWrap/>
            <w:vAlign w:val="bottom"/>
            <w:hideMark/>
          </w:tcPr>
          <w:p w14:paraId="69DDE92C"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014719AD"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1FB0A969"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575FF763"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17A278EE" w14:textId="77777777" w:rsidR="00734AA1" w:rsidRPr="00734AA1" w:rsidRDefault="00734AA1" w:rsidP="00734AA1">
            <w:pPr>
              <w:rPr>
                <w:rFonts w:ascii="Calibri" w:eastAsia="Times New Roman" w:hAnsi="Calibri" w:cs="Times New Roman"/>
                <w:color w:val="000000"/>
                <w:lang w:val="es-CL"/>
              </w:rPr>
            </w:pPr>
          </w:p>
        </w:tc>
      </w:tr>
      <w:tr w:rsidR="00734AA1" w:rsidRPr="00734AA1" w14:paraId="756ECFD4"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5BE0712"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221AE6"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15</w:t>
            </w:r>
          </w:p>
        </w:tc>
      </w:tr>
      <w:tr w:rsidR="00734AA1" w:rsidRPr="00734AA1" w14:paraId="15B8F63C"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727F5E5"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3113207" w14:textId="77777777" w:rsidR="00734AA1" w:rsidRPr="00734AA1" w:rsidRDefault="00734AA1" w:rsidP="00734AA1">
            <w:pPr>
              <w:rPr>
                <w:rFonts w:ascii="Calibri" w:eastAsia="Times New Roman" w:hAnsi="Calibri" w:cs="Times New Roman"/>
                <w:color w:val="000000"/>
                <w:lang w:val="es-CL"/>
              </w:rPr>
            </w:pPr>
          </w:p>
        </w:tc>
      </w:tr>
      <w:tr w:rsidR="00734AA1" w:rsidRPr="00734AA1" w14:paraId="7153C6BF"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3CB1E68"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5A67FA"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Registrar usuario empresa</w:t>
            </w:r>
          </w:p>
        </w:tc>
      </w:tr>
      <w:tr w:rsidR="00734AA1" w:rsidRPr="00734AA1" w14:paraId="77DB0BA6"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5FC80ED"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32EAE189" w14:textId="77777777" w:rsidR="00734AA1" w:rsidRPr="00734AA1" w:rsidRDefault="00734AA1" w:rsidP="00734AA1">
            <w:pPr>
              <w:rPr>
                <w:rFonts w:ascii="Calibri" w:eastAsia="Times New Roman" w:hAnsi="Calibri" w:cs="Times New Roman"/>
                <w:color w:val="000000"/>
                <w:lang w:val="es-CL"/>
              </w:rPr>
            </w:pPr>
          </w:p>
        </w:tc>
      </w:tr>
      <w:tr w:rsidR="00734AA1" w:rsidRPr="00734AA1" w14:paraId="258A5138"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95AD911"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461B19"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w:t>
            </w:r>
          </w:p>
        </w:tc>
      </w:tr>
      <w:tr w:rsidR="00734AA1" w:rsidRPr="00734AA1" w14:paraId="0342B5C6"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465AA198"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DF60C4D" w14:textId="77777777" w:rsidR="00734AA1" w:rsidRPr="00734AA1" w:rsidRDefault="00734AA1" w:rsidP="00734AA1">
            <w:pPr>
              <w:rPr>
                <w:rFonts w:ascii="Calibri" w:eastAsia="Times New Roman" w:hAnsi="Calibri" w:cs="Times New Roman"/>
                <w:color w:val="000000"/>
                <w:lang w:val="es-CL"/>
              </w:rPr>
            </w:pPr>
          </w:p>
        </w:tc>
      </w:tr>
      <w:tr w:rsidR="00734AA1" w:rsidRPr="00734AA1" w14:paraId="2AD3967F"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1443191"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2E49D8"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w:t>
            </w:r>
          </w:p>
        </w:tc>
      </w:tr>
      <w:tr w:rsidR="00734AA1" w:rsidRPr="00734AA1" w14:paraId="27E85D1D"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1241545D"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F4E3F89" w14:textId="77777777" w:rsidR="00734AA1" w:rsidRPr="00734AA1" w:rsidRDefault="00734AA1" w:rsidP="00734AA1">
            <w:pPr>
              <w:rPr>
                <w:rFonts w:ascii="Calibri" w:eastAsia="Times New Roman" w:hAnsi="Calibri" w:cs="Times New Roman"/>
                <w:color w:val="000000"/>
                <w:lang w:val="es-CL"/>
              </w:rPr>
            </w:pPr>
          </w:p>
        </w:tc>
      </w:tr>
      <w:tr w:rsidR="00734AA1" w:rsidRPr="00734AA1" w14:paraId="02EBB8BD"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848DC35"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E349959"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Ingresar a la pagina web.</w:t>
            </w:r>
            <w:r w:rsidRPr="00734AA1">
              <w:rPr>
                <w:rFonts w:ascii="Calibri" w:eastAsia="Times New Roman" w:hAnsi="Calibri" w:cs="Times New Roman"/>
                <w:color w:val="000000"/>
                <w:lang w:val="es-CL"/>
              </w:rPr>
              <w:br/>
              <w:t>2.- Ingresar a la pagina de registro</w:t>
            </w:r>
            <w:r w:rsidRPr="00734AA1">
              <w:rPr>
                <w:rFonts w:ascii="Calibri" w:eastAsia="Times New Roman" w:hAnsi="Calibri" w:cs="Times New Roman"/>
                <w:color w:val="000000"/>
                <w:lang w:val="es-CL"/>
              </w:rPr>
              <w:br/>
              <w:t>3.- Ingresar datos requeridos.</w:t>
            </w:r>
          </w:p>
        </w:tc>
      </w:tr>
      <w:tr w:rsidR="00734AA1" w:rsidRPr="00734AA1" w14:paraId="069A8ACF" w14:textId="77777777" w:rsidTr="00734AA1">
        <w:trPr>
          <w:trHeight w:val="645"/>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81AD020"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7AF2E93" w14:textId="77777777" w:rsidR="00734AA1" w:rsidRPr="00734AA1" w:rsidRDefault="00734AA1" w:rsidP="00734AA1">
            <w:pPr>
              <w:rPr>
                <w:rFonts w:ascii="Calibri" w:eastAsia="Times New Roman" w:hAnsi="Calibri" w:cs="Times New Roman"/>
                <w:color w:val="000000"/>
                <w:lang w:val="es-CL"/>
              </w:rPr>
            </w:pPr>
          </w:p>
        </w:tc>
      </w:tr>
      <w:tr w:rsidR="00734AA1" w:rsidRPr="00734AA1" w14:paraId="29F89E3A"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1CBCCA9"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27768B4"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1.-Usuario empresa sera creado satisfactoriamente.</w:t>
            </w:r>
          </w:p>
        </w:tc>
      </w:tr>
      <w:tr w:rsidR="00734AA1" w:rsidRPr="00734AA1" w14:paraId="1ADBE3DE"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41DAF2EF"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7A688D4" w14:textId="77777777" w:rsidR="00734AA1" w:rsidRPr="00734AA1" w:rsidRDefault="00734AA1" w:rsidP="00734AA1">
            <w:pPr>
              <w:rPr>
                <w:rFonts w:ascii="Calibri" w:eastAsia="Times New Roman" w:hAnsi="Calibri" w:cs="Times New Roman"/>
                <w:color w:val="000000"/>
                <w:lang w:val="es-CL"/>
              </w:rPr>
            </w:pPr>
          </w:p>
        </w:tc>
      </w:tr>
      <w:tr w:rsidR="00734AA1" w:rsidRPr="00734AA1" w14:paraId="1E7417A9" w14:textId="77777777" w:rsidTr="00734AA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0C16DA1"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Nº HU:</w:t>
            </w:r>
          </w:p>
        </w:tc>
        <w:tc>
          <w:tcPr>
            <w:tcW w:w="1300" w:type="dxa"/>
            <w:tcBorders>
              <w:top w:val="nil"/>
              <w:left w:val="nil"/>
              <w:bottom w:val="single" w:sz="4" w:space="0" w:color="auto"/>
              <w:right w:val="single" w:sz="4" w:space="0" w:color="auto"/>
            </w:tcBorders>
            <w:shd w:val="clear" w:color="auto" w:fill="auto"/>
            <w:noWrap/>
            <w:vAlign w:val="bottom"/>
            <w:hideMark/>
          </w:tcPr>
          <w:p w14:paraId="179772E3" w14:textId="77777777" w:rsidR="00734AA1" w:rsidRPr="00734AA1" w:rsidRDefault="00734AA1" w:rsidP="00734AA1">
            <w:pPr>
              <w:jc w:val="right"/>
              <w:rPr>
                <w:rFonts w:ascii="Calibri" w:eastAsia="Times New Roman" w:hAnsi="Calibri" w:cs="Times New Roman"/>
                <w:color w:val="000000"/>
                <w:lang w:val="es-CL"/>
              </w:rPr>
            </w:pPr>
            <w:r w:rsidRPr="00734AA1">
              <w:rPr>
                <w:rFonts w:ascii="Calibri" w:eastAsia="Times New Roman" w:hAnsi="Calibri" w:cs="Times New Roman"/>
                <w:color w:val="000000"/>
                <w:lang w:val="es-CL"/>
              </w:rPr>
              <w:t>8</w:t>
            </w:r>
          </w:p>
        </w:tc>
        <w:tc>
          <w:tcPr>
            <w:tcW w:w="1300" w:type="dxa"/>
            <w:tcBorders>
              <w:top w:val="nil"/>
              <w:left w:val="nil"/>
              <w:bottom w:val="nil"/>
              <w:right w:val="nil"/>
            </w:tcBorders>
            <w:shd w:val="clear" w:color="auto" w:fill="auto"/>
            <w:noWrap/>
            <w:vAlign w:val="bottom"/>
            <w:hideMark/>
          </w:tcPr>
          <w:p w14:paraId="281F2730"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4E2F2EAC"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031E5098"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3D0699C1" w14:textId="77777777" w:rsidR="00734AA1" w:rsidRPr="00734AA1" w:rsidRDefault="00734AA1" w:rsidP="00734AA1">
            <w:pPr>
              <w:rPr>
                <w:rFonts w:ascii="Calibri" w:eastAsia="Times New Roman" w:hAnsi="Calibri" w:cs="Times New Roman"/>
                <w:color w:val="000000"/>
                <w:lang w:val="es-CL"/>
              </w:rPr>
            </w:pPr>
          </w:p>
        </w:tc>
        <w:tc>
          <w:tcPr>
            <w:tcW w:w="1300" w:type="dxa"/>
            <w:tcBorders>
              <w:top w:val="nil"/>
              <w:left w:val="nil"/>
              <w:bottom w:val="nil"/>
              <w:right w:val="nil"/>
            </w:tcBorders>
            <w:shd w:val="clear" w:color="auto" w:fill="auto"/>
            <w:noWrap/>
            <w:vAlign w:val="bottom"/>
            <w:hideMark/>
          </w:tcPr>
          <w:p w14:paraId="41456658" w14:textId="77777777" w:rsidR="00734AA1" w:rsidRPr="00734AA1" w:rsidRDefault="00734AA1" w:rsidP="00734AA1">
            <w:pPr>
              <w:rPr>
                <w:rFonts w:ascii="Calibri" w:eastAsia="Times New Roman" w:hAnsi="Calibri" w:cs="Times New Roman"/>
                <w:color w:val="000000"/>
                <w:lang w:val="es-CL"/>
              </w:rPr>
            </w:pPr>
          </w:p>
        </w:tc>
      </w:tr>
      <w:tr w:rsidR="00734AA1" w:rsidRPr="00734AA1" w14:paraId="6E0FCA3C"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6BC7221"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6733D9E"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16</w:t>
            </w:r>
          </w:p>
        </w:tc>
      </w:tr>
      <w:tr w:rsidR="00734AA1" w:rsidRPr="00734AA1" w14:paraId="54E5EB19"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ECE58F4"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7D377DE6" w14:textId="77777777" w:rsidR="00734AA1" w:rsidRPr="00734AA1" w:rsidRDefault="00734AA1" w:rsidP="00734AA1">
            <w:pPr>
              <w:rPr>
                <w:rFonts w:ascii="Calibri" w:eastAsia="Times New Roman" w:hAnsi="Calibri" w:cs="Times New Roman"/>
                <w:color w:val="000000"/>
                <w:lang w:val="es-CL"/>
              </w:rPr>
            </w:pPr>
          </w:p>
        </w:tc>
      </w:tr>
      <w:tr w:rsidR="00734AA1" w:rsidRPr="00734AA1" w14:paraId="2391D544"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378F261"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1F733FA"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Registrar usuario</w:t>
            </w:r>
          </w:p>
        </w:tc>
      </w:tr>
      <w:tr w:rsidR="00734AA1" w:rsidRPr="00734AA1" w14:paraId="3B43736A"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CAF4435"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AD86910" w14:textId="77777777" w:rsidR="00734AA1" w:rsidRPr="00734AA1" w:rsidRDefault="00734AA1" w:rsidP="00734AA1">
            <w:pPr>
              <w:rPr>
                <w:rFonts w:ascii="Calibri" w:eastAsia="Times New Roman" w:hAnsi="Calibri" w:cs="Times New Roman"/>
                <w:color w:val="000000"/>
                <w:lang w:val="es-CL"/>
              </w:rPr>
            </w:pPr>
          </w:p>
        </w:tc>
      </w:tr>
      <w:tr w:rsidR="00734AA1" w:rsidRPr="00734AA1" w14:paraId="787F62CE"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5AF72DD"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D65B74"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w:t>
            </w:r>
          </w:p>
        </w:tc>
      </w:tr>
      <w:tr w:rsidR="00734AA1" w:rsidRPr="00734AA1" w14:paraId="4CEA6AFB"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49FE67BB"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3FDE442E" w14:textId="77777777" w:rsidR="00734AA1" w:rsidRPr="00734AA1" w:rsidRDefault="00734AA1" w:rsidP="00734AA1">
            <w:pPr>
              <w:rPr>
                <w:rFonts w:ascii="Calibri" w:eastAsia="Times New Roman" w:hAnsi="Calibri" w:cs="Times New Roman"/>
                <w:color w:val="000000"/>
                <w:lang w:val="es-CL"/>
              </w:rPr>
            </w:pPr>
          </w:p>
        </w:tc>
      </w:tr>
      <w:tr w:rsidR="00734AA1" w:rsidRPr="00734AA1" w14:paraId="395AFBE0"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81709F5"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6E5CFA1"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w:t>
            </w:r>
          </w:p>
        </w:tc>
      </w:tr>
      <w:tr w:rsidR="00734AA1" w:rsidRPr="00734AA1" w14:paraId="7BDBF87D"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727D968A"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70527FD" w14:textId="77777777" w:rsidR="00734AA1" w:rsidRPr="00734AA1" w:rsidRDefault="00734AA1" w:rsidP="00734AA1">
            <w:pPr>
              <w:rPr>
                <w:rFonts w:ascii="Calibri" w:eastAsia="Times New Roman" w:hAnsi="Calibri" w:cs="Times New Roman"/>
                <w:color w:val="000000"/>
                <w:lang w:val="es-CL"/>
              </w:rPr>
            </w:pPr>
          </w:p>
        </w:tc>
      </w:tr>
      <w:tr w:rsidR="00734AA1" w:rsidRPr="00734AA1" w14:paraId="08FF9FB7"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0D8BC9C"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C88769"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 Ingresar a la pagina web.</w:t>
            </w:r>
            <w:r w:rsidRPr="00734AA1">
              <w:rPr>
                <w:rFonts w:ascii="Calibri" w:eastAsia="Times New Roman" w:hAnsi="Calibri" w:cs="Times New Roman"/>
                <w:color w:val="000000"/>
                <w:lang w:val="es-CL"/>
              </w:rPr>
              <w:br/>
              <w:t>2.- Ingresar a la pagina de registro</w:t>
            </w:r>
            <w:r w:rsidRPr="00734AA1">
              <w:rPr>
                <w:rFonts w:ascii="Calibri" w:eastAsia="Times New Roman" w:hAnsi="Calibri" w:cs="Times New Roman"/>
                <w:color w:val="000000"/>
                <w:lang w:val="es-CL"/>
              </w:rPr>
              <w:br/>
              <w:t>3.- Ingresar datos requeridos.</w:t>
            </w:r>
          </w:p>
        </w:tc>
      </w:tr>
      <w:tr w:rsidR="00734AA1" w:rsidRPr="00734AA1" w14:paraId="0092ED14" w14:textId="77777777" w:rsidTr="00734AA1">
        <w:trPr>
          <w:trHeight w:val="645"/>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519ED76B"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5BAF697" w14:textId="77777777" w:rsidR="00734AA1" w:rsidRPr="00734AA1" w:rsidRDefault="00734AA1" w:rsidP="00734AA1">
            <w:pPr>
              <w:rPr>
                <w:rFonts w:ascii="Calibri" w:eastAsia="Times New Roman" w:hAnsi="Calibri" w:cs="Times New Roman"/>
                <w:color w:val="000000"/>
                <w:lang w:val="es-CL"/>
              </w:rPr>
            </w:pPr>
          </w:p>
        </w:tc>
      </w:tr>
      <w:tr w:rsidR="00734AA1" w:rsidRPr="00734AA1" w14:paraId="0621C9BC" w14:textId="77777777" w:rsidTr="00734AA1">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F9DD329"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4BA9CE6" w14:textId="77777777" w:rsidR="00734AA1" w:rsidRPr="00734AA1" w:rsidRDefault="00734AA1" w:rsidP="00734AA1">
            <w:pPr>
              <w:rPr>
                <w:rFonts w:ascii="Calibri" w:eastAsia="Times New Roman" w:hAnsi="Calibri" w:cs="Times New Roman"/>
                <w:color w:val="000000"/>
                <w:lang w:val="es-CL"/>
              </w:rPr>
            </w:pPr>
            <w:r w:rsidRPr="00734AA1">
              <w:rPr>
                <w:rFonts w:ascii="Calibri" w:eastAsia="Times New Roman" w:hAnsi="Calibri" w:cs="Times New Roman"/>
                <w:color w:val="000000"/>
                <w:lang w:val="es-CL"/>
              </w:rPr>
              <w:t>1.-Usuario será creado satisfactoriamente.</w:t>
            </w:r>
          </w:p>
        </w:tc>
      </w:tr>
      <w:tr w:rsidR="00734AA1" w:rsidRPr="00734AA1" w14:paraId="770312BA" w14:textId="77777777" w:rsidTr="00734AA1">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5944E688" w14:textId="77777777" w:rsidR="00734AA1" w:rsidRPr="00734AA1" w:rsidRDefault="00734AA1" w:rsidP="00734AA1">
            <w:pPr>
              <w:rPr>
                <w:rFonts w:ascii="Calibri" w:eastAsia="Times New Roman" w:hAnsi="Calibri" w:cs="Times New Roman"/>
                <w:color w:val="000000"/>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34CDE90" w14:textId="77777777" w:rsidR="00734AA1" w:rsidRPr="00734AA1" w:rsidRDefault="00734AA1" w:rsidP="00734AA1">
            <w:pPr>
              <w:rPr>
                <w:rFonts w:ascii="Calibri" w:eastAsia="Times New Roman" w:hAnsi="Calibri" w:cs="Times New Roman"/>
                <w:color w:val="000000"/>
                <w:lang w:val="es-CL"/>
              </w:rPr>
            </w:pPr>
          </w:p>
        </w:tc>
      </w:tr>
    </w:tbl>
    <w:p w14:paraId="27447ACB" w14:textId="77777777" w:rsidR="0059014A" w:rsidRPr="0059014A" w:rsidRDefault="0059014A" w:rsidP="0059014A"/>
    <w:p w14:paraId="0DDFA2C8" w14:textId="747FD979" w:rsidR="006B3C88" w:rsidRPr="006B3C88" w:rsidRDefault="006B3C88" w:rsidP="006B3C88">
      <w:pPr>
        <w:pStyle w:val="Ttulo1"/>
      </w:pPr>
      <w:bookmarkStart w:id="72" w:name="_Toc290001265"/>
      <w:r>
        <w:t>Definir que se hizo – que se hará en la siguiente semana y problemas encontrados</w:t>
      </w:r>
      <w:bookmarkEnd w:id="72"/>
      <w:r>
        <w:t xml:space="preserve"> </w:t>
      </w:r>
    </w:p>
    <w:p w14:paraId="162E446B" w14:textId="77777777" w:rsidR="00C7162B" w:rsidRDefault="00C7162B" w:rsidP="00C7162B">
      <w:pPr>
        <w:pStyle w:val="Prrafodelista"/>
        <w:numPr>
          <w:ilvl w:val="0"/>
          <w:numId w:val="27"/>
        </w:numPr>
      </w:pPr>
      <w:r>
        <w:t>¿Qué se hizo?</w:t>
      </w:r>
    </w:p>
    <w:p w14:paraId="08037E96" w14:textId="77777777" w:rsidR="00C7162B" w:rsidRDefault="00C7162B" w:rsidP="00C7162B">
      <w:pPr>
        <w:pStyle w:val="Prrafodelista"/>
        <w:numPr>
          <w:ilvl w:val="0"/>
          <w:numId w:val="25"/>
        </w:numPr>
        <w:spacing w:after="160" w:line="259" w:lineRule="auto"/>
      </w:pPr>
      <w:r>
        <w:lastRenderedPageBreak/>
        <w:t>Pruebas de aceptación.</w:t>
      </w:r>
    </w:p>
    <w:p w14:paraId="091BFF70" w14:textId="77777777" w:rsidR="00C7162B" w:rsidRDefault="00C7162B" w:rsidP="00C7162B">
      <w:pPr>
        <w:pStyle w:val="Prrafodelista"/>
        <w:numPr>
          <w:ilvl w:val="0"/>
          <w:numId w:val="25"/>
        </w:numPr>
        <w:spacing w:after="160" w:line="259" w:lineRule="auto"/>
      </w:pPr>
      <w:r>
        <w:t>Corrección expuesto semana pasada.</w:t>
      </w:r>
    </w:p>
    <w:p w14:paraId="12230EFB" w14:textId="77777777" w:rsidR="00C7162B" w:rsidRDefault="00C7162B" w:rsidP="00C7162B">
      <w:pPr>
        <w:pStyle w:val="Prrafodelista"/>
        <w:numPr>
          <w:ilvl w:val="0"/>
          <w:numId w:val="25"/>
        </w:numPr>
        <w:spacing w:after="160" w:line="259" w:lineRule="auto"/>
      </w:pPr>
      <w:r>
        <w:t>Escenarios y casos de uso.</w:t>
      </w:r>
    </w:p>
    <w:p w14:paraId="66027BDD" w14:textId="7DA9A898" w:rsidR="00C7162B" w:rsidRDefault="007837A9" w:rsidP="00C7162B">
      <w:pPr>
        <w:pStyle w:val="Prrafodelista"/>
        <w:numPr>
          <w:ilvl w:val="0"/>
          <w:numId w:val="25"/>
        </w:numPr>
        <w:spacing w:after="160" w:line="259" w:lineRule="auto"/>
      </w:pPr>
      <w:r>
        <w:t>Elección de metodología</w:t>
      </w:r>
      <w:r w:rsidR="00C7162B">
        <w:t>.</w:t>
      </w:r>
    </w:p>
    <w:p w14:paraId="0856AE79" w14:textId="77777777" w:rsidR="00C7162B" w:rsidRDefault="00C7162B" w:rsidP="00C7162B">
      <w:pPr>
        <w:pStyle w:val="Prrafodelista"/>
        <w:numPr>
          <w:ilvl w:val="0"/>
          <w:numId w:val="25"/>
        </w:numPr>
        <w:spacing w:after="160" w:line="259" w:lineRule="auto"/>
      </w:pPr>
      <w:r>
        <w:t>Modelo Canvas.</w:t>
      </w:r>
    </w:p>
    <w:p w14:paraId="006FFBA1" w14:textId="77777777" w:rsidR="00C7162B" w:rsidRDefault="00C7162B" w:rsidP="00C7162B">
      <w:pPr>
        <w:pStyle w:val="Prrafodelista"/>
        <w:numPr>
          <w:ilvl w:val="0"/>
          <w:numId w:val="25"/>
        </w:numPr>
        <w:spacing w:after="160" w:line="259" w:lineRule="auto"/>
      </w:pPr>
      <w:r>
        <w:t>Requerimientos arquitectura inicial y alternativas.</w:t>
      </w:r>
    </w:p>
    <w:p w14:paraId="6314EE48" w14:textId="34E02132" w:rsidR="00C7162B" w:rsidRDefault="00C7162B" w:rsidP="00C7162B">
      <w:pPr>
        <w:pStyle w:val="Prrafodelista"/>
        <w:numPr>
          <w:ilvl w:val="0"/>
          <w:numId w:val="25"/>
        </w:numPr>
        <w:spacing w:after="160" w:line="259" w:lineRule="auto"/>
      </w:pPr>
      <w:r>
        <w:t>Identificación de Stakeholder.</w:t>
      </w:r>
    </w:p>
    <w:p w14:paraId="35063319" w14:textId="77777777" w:rsidR="00C7162B" w:rsidRDefault="00C7162B" w:rsidP="00C7162B">
      <w:pPr>
        <w:pStyle w:val="Prrafodelista"/>
        <w:numPr>
          <w:ilvl w:val="0"/>
          <w:numId w:val="25"/>
        </w:numPr>
        <w:spacing w:after="160" w:line="259" w:lineRule="auto"/>
      </w:pPr>
      <w:r>
        <w:t>Plan de pruebas y pruebas TDD.</w:t>
      </w:r>
    </w:p>
    <w:p w14:paraId="49E31D73" w14:textId="77777777" w:rsidR="00C7162B" w:rsidRDefault="00C7162B" w:rsidP="00C7162B"/>
    <w:p w14:paraId="28ED96AD" w14:textId="77777777" w:rsidR="00C7162B" w:rsidRDefault="00C7162B" w:rsidP="00C7162B">
      <w:pPr>
        <w:pStyle w:val="Prrafodelista"/>
        <w:numPr>
          <w:ilvl w:val="0"/>
          <w:numId w:val="27"/>
        </w:numPr>
      </w:pPr>
      <w:r>
        <w:t>¿Qué se hará?</w:t>
      </w:r>
    </w:p>
    <w:p w14:paraId="3DBA32C7" w14:textId="77777777" w:rsidR="00C7162B" w:rsidRDefault="00C7162B" w:rsidP="00C7162B">
      <w:pPr>
        <w:pStyle w:val="Prrafodelista"/>
        <w:numPr>
          <w:ilvl w:val="0"/>
          <w:numId w:val="26"/>
        </w:numPr>
        <w:spacing w:after="160" w:line="259" w:lineRule="auto"/>
      </w:pPr>
      <w:r>
        <w:t>Prototipo.</w:t>
      </w:r>
    </w:p>
    <w:p w14:paraId="2B3AE485" w14:textId="77777777" w:rsidR="00C7162B" w:rsidRDefault="00C7162B" w:rsidP="00C7162B">
      <w:pPr>
        <w:pStyle w:val="Prrafodelista"/>
        <w:numPr>
          <w:ilvl w:val="0"/>
          <w:numId w:val="26"/>
        </w:numPr>
        <w:spacing w:after="160" w:line="259" w:lineRule="auto"/>
      </w:pPr>
      <w:r>
        <w:t>Comenzar a preparar el hito 1.</w:t>
      </w:r>
    </w:p>
    <w:p w14:paraId="0D5D8F32" w14:textId="77777777" w:rsidR="00C7162B" w:rsidRDefault="00C7162B" w:rsidP="00C7162B">
      <w:pPr>
        <w:pStyle w:val="Prrafodelista"/>
        <w:numPr>
          <w:ilvl w:val="0"/>
          <w:numId w:val="26"/>
        </w:numPr>
        <w:spacing w:after="160" w:line="259" w:lineRule="auto"/>
      </w:pPr>
      <w:r>
        <w:t>Corrección expuesto esta semana.</w:t>
      </w:r>
    </w:p>
    <w:p w14:paraId="782F4ECE" w14:textId="77777777" w:rsidR="006B3C88" w:rsidRPr="006B3C88" w:rsidRDefault="006B3C88" w:rsidP="006B3C88"/>
    <w:sectPr w:rsidR="006B3C88" w:rsidRPr="006B3C88" w:rsidSect="00DB4DE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D20F4"/>
    <w:multiLevelType w:val="hybridMultilevel"/>
    <w:tmpl w:val="EA7C5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217DF3"/>
    <w:multiLevelType w:val="hybridMultilevel"/>
    <w:tmpl w:val="4C6E799C"/>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682EDA"/>
    <w:multiLevelType w:val="hybridMultilevel"/>
    <w:tmpl w:val="151E76DE"/>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56611E3"/>
    <w:multiLevelType w:val="hybridMultilevel"/>
    <w:tmpl w:val="041E2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5841442"/>
    <w:multiLevelType w:val="hybridMultilevel"/>
    <w:tmpl w:val="A89A8936"/>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165A3B4C"/>
    <w:multiLevelType w:val="hybridMultilevel"/>
    <w:tmpl w:val="49D03416"/>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6">
    <w:nsid w:val="19CD101E"/>
    <w:multiLevelType w:val="hybridMultilevel"/>
    <w:tmpl w:val="D8CEE2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F18119A"/>
    <w:multiLevelType w:val="hybridMultilevel"/>
    <w:tmpl w:val="0DC0CD8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nsid w:val="21D94652"/>
    <w:multiLevelType w:val="multilevel"/>
    <w:tmpl w:val="ED628DBA"/>
    <w:lvl w:ilvl="0">
      <w:start w:val="3"/>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b w:val="0"/>
      </w:rPr>
    </w:lvl>
    <w:lvl w:ilvl="3">
      <w:start w:val="1"/>
      <w:numFmt w:val="decimal"/>
      <w:lvlText w:val="%1.%2.%3.%4."/>
      <w:lvlJc w:val="left"/>
      <w:pPr>
        <w:ind w:left="3204" w:hanging="1080"/>
      </w:pPr>
      <w:rPr>
        <w:rFonts w:hint="default"/>
        <w:b w:val="0"/>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nsid w:val="26651FCE"/>
    <w:multiLevelType w:val="hybridMultilevel"/>
    <w:tmpl w:val="CF2C729A"/>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0">
    <w:nsid w:val="30D63B0D"/>
    <w:multiLevelType w:val="hybridMultilevel"/>
    <w:tmpl w:val="3788C50A"/>
    <w:lvl w:ilvl="0" w:tplc="979CAF96">
      <w:start w:val="1"/>
      <w:numFmt w:val="bullet"/>
      <w:lvlText w:val=""/>
      <w:lvlJc w:val="left"/>
      <w:pPr>
        <w:tabs>
          <w:tab w:val="num" w:pos="720"/>
        </w:tabs>
        <w:ind w:left="720" w:hanging="360"/>
      </w:pPr>
      <w:rPr>
        <w:rFonts w:ascii="Wingdings" w:hAnsi="Wingdings" w:hint="default"/>
      </w:rPr>
    </w:lvl>
    <w:lvl w:ilvl="1" w:tplc="978097D8" w:tentative="1">
      <w:start w:val="1"/>
      <w:numFmt w:val="bullet"/>
      <w:lvlText w:val=""/>
      <w:lvlJc w:val="left"/>
      <w:pPr>
        <w:tabs>
          <w:tab w:val="num" w:pos="1440"/>
        </w:tabs>
        <w:ind w:left="1440" w:hanging="360"/>
      </w:pPr>
      <w:rPr>
        <w:rFonts w:ascii="Wingdings" w:hAnsi="Wingdings" w:hint="default"/>
      </w:rPr>
    </w:lvl>
    <w:lvl w:ilvl="2" w:tplc="E77AB9D8" w:tentative="1">
      <w:start w:val="1"/>
      <w:numFmt w:val="bullet"/>
      <w:lvlText w:val=""/>
      <w:lvlJc w:val="left"/>
      <w:pPr>
        <w:tabs>
          <w:tab w:val="num" w:pos="2160"/>
        </w:tabs>
        <w:ind w:left="2160" w:hanging="360"/>
      </w:pPr>
      <w:rPr>
        <w:rFonts w:ascii="Wingdings" w:hAnsi="Wingdings" w:hint="default"/>
      </w:rPr>
    </w:lvl>
    <w:lvl w:ilvl="3" w:tplc="1E2832C4" w:tentative="1">
      <w:start w:val="1"/>
      <w:numFmt w:val="bullet"/>
      <w:lvlText w:val=""/>
      <w:lvlJc w:val="left"/>
      <w:pPr>
        <w:tabs>
          <w:tab w:val="num" w:pos="2880"/>
        </w:tabs>
        <w:ind w:left="2880" w:hanging="360"/>
      </w:pPr>
      <w:rPr>
        <w:rFonts w:ascii="Wingdings" w:hAnsi="Wingdings" w:hint="default"/>
      </w:rPr>
    </w:lvl>
    <w:lvl w:ilvl="4" w:tplc="D012FFBC" w:tentative="1">
      <w:start w:val="1"/>
      <w:numFmt w:val="bullet"/>
      <w:lvlText w:val=""/>
      <w:lvlJc w:val="left"/>
      <w:pPr>
        <w:tabs>
          <w:tab w:val="num" w:pos="3600"/>
        </w:tabs>
        <w:ind w:left="3600" w:hanging="360"/>
      </w:pPr>
      <w:rPr>
        <w:rFonts w:ascii="Wingdings" w:hAnsi="Wingdings" w:hint="default"/>
      </w:rPr>
    </w:lvl>
    <w:lvl w:ilvl="5" w:tplc="92625B82" w:tentative="1">
      <w:start w:val="1"/>
      <w:numFmt w:val="bullet"/>
      <w:lvlText w:val=""/>
      <w:lvlJc w:val="left"/>
      <w:pPr>
        <w:tabs>
          <w:tab w:val="num" w:pos="4320"/>
        </w:tabs>
        <w:ind w:left="4320" w:hanging="360"/>
      </w:pPr>
      <w:rPr>
        <w:rFonts w:ascii="Wingdings" w:hAnsi="Wingdings" w:hint="default"/>
      </w:rPr>
    </w:lvl>
    <w:lvl w:ilvl="6" w:tplc="03925B76" w:tentative="1">
      <w:start w:val="1"/>
      <w:numFmt w:val="bullet"/>
      <w:lvlText w:val=""/>
      <w:lvlJc w:val="left"/>
      <w:pPr>
        <w:tabs>
          <w:tab w:val="num" w:pos="5040"/>
        </w:tabs>
        <w:ind w:left="5040" w:hanging="360"/>
      </w:pPr>
      <w:rPr>
        <w:rFonts w:ascii="Wingdings" w:hAnsi="Wingdings" w:hint="default"/>
      </w:rPr>
    </w:lvl>
    <w:lvl w:ilvl="7" w:tplc="46905F3C" w:tentative="1">
      <w:start w:val="1"/>
      <w:numFmt w:val="bullet"/>
      <w:lvlText w:val=""/>
      <w:lvlJc w:val="left"/>
      <w:pPr>
        <w:tabs>
          <w:tab w:val="num" w:pos="5760"/>
        </w:tabs>
        <w:ind w:left="5760" w:hanging="360"/>
      </w:pPr>
      <w:rPr>
        <w:rFonts w:ascii="Wingdings" w:hAnsi="Wingdings" w:hint="default"/>
      </w:rPr>
    </w:lvl>
    <w:lvl w:ilvl="8" w:tplc="DBDE5184" w:tentative="1">
      <w:start w:val="1"/>
      <w:numFmt w:val="bullet"/>
      <w:lvlText w:val=""/>
      <w:lvlJc w:val="left"/>
      <w:pPr>
        <w:tabs>
          <w:tab w:val="num" w:pos="6480"/>
        </w:tabs>
        <w:ind w:left="6480" w:hanging="360"/>
      </w:pPr>
      <w:rPr>
        <w:rFonts w:ascii="Wingdings" w:hAnsi="Wingdings" w:hint="default"/>
      </w:rPr>
    </w:lvl>
  </w:abstractNum>
  <w:abstractNum w:abstractNumId="11">
    <w:nsid w:val="38F25031"/>
    <w:multiLevelType w:val="hybridMultilevel"/>
    <w:tmpl w:val="65E46F9E"/>
    <w:lvl w:ilvl="0" w:tplc="FFFFFFFF">
      <w:start w:val="1"/>
      <w:numFmt w:val="bullet"/>
      <w:lvlText w:val=""/>
      <w:lvlJc w:val="left"/>
      <w:pPr>
        <w:tabs>
          <w:tab w:val="num" w:pos="1080"/>
        </w:tabs>
        <w:ind w:left="108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2">
    <w:nsid w:val="3EE35D32"/>
    <w:multiLevelType w:val="hybridMultilevel"/>
    <w:tmpl w:val="0AEC7DEE"/>
    <w:lvl w:ilvl="0" w:tplc="0C0A0003">
      <w:start w:val="1"/>
      <w:numFmt w:val="bullet"/>
      <w:lvlText w:val="o"/>
      <w:lvlJc w:val="left"/>
      <w:pPr>
        <w:ind w:left="1440" w:hanging="360"/>
      </w:pPr>
      <w:rPr>
        <w:rFonts w:ascii="Courier New" w:hAnsi="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45296768"/>
    <w:multiLevelType w:val="hybridMultilevel"/>
    <w:tmpl w:val="76369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73341A6"/>
    <w:multiLevelType w:val="hybridMultilevel"/>
    <w:tmpl w:val="80E088E0"/>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8B33162"/>
    <w:multiLevelType w:val="hybridMultilevel"/>
    <w:tmpl w:val="55C019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075611E"/>
    <w:multiLevelType w:val="hybridMultilevel"/>
    <w:tmpl w:val="25822ED2"/>
    <w:lvl w:ilvl="0" w:tplc="0C0A0001">
      <w:start w:val="1"/>
      <w:numFmt w:val="bullet"/>
      <w:lvlText w:val=""/>
      <w:lvlJc w:val="left"/>
      <w:pPr>
        <w:ind w:left="1070" w:hanging="360"/>
      </w:pPr>
      <w:rPr>
        <w:rFonts w:ascii="Symbol" w:hAnsi="Symbol" w:hint="default"/>
      </w:rPr>
    </w:lvl>
    <w:lvl w:ilvl="1" w:tplc="0C0A0003">
      <w:start w:val="1"/>
      <w:numFmt w:val="bullet"/>
      <w:lvlText w:val="o"/>
      <w:lvlJc w:val="left"/>
      <w:pPr>
        <w:ind w:left="1790" w:hanging="360"/>
      </w:pPr>
      <w:rPr>
        <w:rFonts w:ascii="Courier New" w:hAnsi="Courier New" w:hint="default"/>
      </w:rPr>
    </w:lvl>
    <w:lvl w:ilvl="2" w:tplc="0C0A0005">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7">
    <w:nsid w:val="50FF0155"/>
    <w:multiLevelType w:val="hybridMultilevel"/>
    <w:tmpl w:val="7A80EC5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5374582B"/>
    <w:multiLevelType w:val="hybridMultilevel"/>
    <w:tmpl w:val="CC989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7A757C3"/>
    <w:multiLevelType w:val="hybridMultilevel"/>
    <w:tmpl w:val="194608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A774014"/>
    <w:multiLevelType w:val="hybridMultilevel"/>
    <w:tmpl w:val="1E62F916"/>
    <w:lvl w:ilvl="0" w:tplc="0C0A0003">
      <w:start w:val="1"/>
      <w:numFmt w:val="bullet"/>
      <w:lvlText w:val="o"/>
      <w:lvlJc w:val="left"/>
      <w:pPr>
        <w:ind w:left="1790" w:hanging="360"/>
      </w:pPr>
      <w:rPr>
        <w:rFonts w:ascii="Courier New" w:hAnsi="Courier New" w:hint="default"/>
      </w:rPr>
    </w:lvl>
    <w:lvl w:ilvl="1" w:tplc="0C0A0003" w:tentative="1">
      <w:start w:val="1"/>
      <w:numFmt w:val="bullet"/>
      <w:lvlText w:val="o"/>
      <w:lvlJc w:val="left"/>
      <w:pPr>
        <w:ind w:left="2510" w:hanging="360"/>
      </w:pPr>
      <w:rPr>
        <w:rFonts w:ascii="Courier New" w:hAnsi="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21">
    <w:nsid w:val="5DF003F0"/>
    <w:multiLevelType w:val="hybridMultilevel"/>
    <w:tmpl w:val="412494AE"/>
    <w:lvl w:ilvl="0" w:tplc="1E2CE058">
      <w:start w:val="1"/>
      <w:numFmt w:val="lowerLetter"/>
      <w:lvlText w:val="%1."/>
      <w:lvlJc w:val="left"/>
      <w:pPr>
        <w:ind w:left="2061" w:hanging="360"/>
      </w:pPr>
      <w:rPr>
        <w:rFonts w:hint="default"/>
      </w:rPr>
    </w:lvl>
    <w:lvl w:ilvl="1" w:tplc="340A0019" w:tentative="1">
      <w:start w:val="1"/>
      <w:numFmt w:val="lowerLetter"/>
      <w:lvlText w:val="%2."/>
      <w:lvlJc w:val="left"/>
      <w:pPr>
        <w:ind w:left="2781" w:hanging="360"/>
      </w:pPr>
    </w:lvl>
    <w:lvl w:ilvl="2" w:tplc="340A001B" w:tentative="1">
      <w:start w:val="1"/>
      <w:numFmt w:val="lowerRoman"/>
      <w:lvlText w:val="%3."/>
      <w:lvlJc w:val="right"/>
      <w:pPr>
        <w:ind w:left="3501" w:hanging="180"/>
      </w:pPr>
    </w:lvl>
    <w:lvl w:ilvl="3" w:tplc="340A000F" w:tentative="1">
      <w:start w:val="1"/>
      <w:numFmt w:val="decimal"/>
      <w:lvlText w:val="%4."/>
      <w:lvlJc w:val="left"/>
      <w:pPr>
        <w:ind w:left="4221" w:hanging="360"/>
      </w:pPr>
    </w:lvl>
    <w:lvl w:ilvl="4" w:tplc="340A0019" w:tentative="1">
      <w:start w:val="1"/>
      <w:numFmt w:val="lowerLetter"/>
      <w:lvlText w:val="%5."/>
      <w:lvlJc w:val="left"/>
      <w:pPr>
        <w:ind w:left="4941" w:hanging="360"/>
      </w:pPr>
    </w:lvl>
    <w:lvl w:ilvl="5" w:tplc="340A001B" w:tentative="1">
      <w:start w:val="1"/>
      <w:numFmt w:val="lowerRoman"/>
      <w:lvlText w:val="%6."/>
      <w:lvlJc w:val="right"/>
      <w:pPr>
        <w:ind w:left="5661" w:hanging="180"/>
      </w:pPr>
    </w:lvl>
    <w:lvl w:ilvl="6" w:tplc="340A000F" w:tentative="1">
      <w:start w:val="1"/>
      <w:numFmt w:val="decimal"/>
      <w:lvlText w:val="%7."/>
      <w:lvlJc w:val="left"/>
      <w:pPr>
        <w:ind w:left="6381" w:hanging="360"/>
      </w:pPr>
    </w:lvl>
    <w:lvl w:ilvl="7" w:tplc="340A0019" w:tentative="1">
      <w:start w:val="1"/>
      <w:numFmt w:val="lowerLetter"/>
      <w:lvlText w:val="%8."/>
      <w:lvlJc w:val="left"/>
      <w:pPr>
        <w:ind w:left="7101" w:hanging="360"/>
      </w:pPr>
    </w:lvl>
    <w:lvl w:ilvl="8" w:tplc="340A001B" w:tentative="1">
      <w:start w:val="1"/>
      <w:numFmt w:val="lowerRoman"/>
      <w:lvlText w:val="%9."/>
      <w:lvlJc w:val="right"/>
      <w:pPr>
        <w:ind w:left="7821" w:hanging="180"/>
      </w:pPr>
    </w:lvl>
  </w:abstractNum>
  <w:abstractNum w:abstractNumId="22">
    <w:nsid w:val="6AA46E1D"/>
    <w:multiLevelType w:val="hybridMultilevel"/>
    <w:tmpl w:val="5394D270"/>
    <w:lvl w:ilvl="0" w:tplc="FFFFFFFF">
      <w:start w:val="1"/>
      <w:numFmt w:val="bullet"/>
      <w:lvlText w:val=""/>
      <w:lvlJc w:val="left"/>
      <w:pPr>
        <w:tabs>
          <w:tab w:val="num" w:pos="1080"/>
        </w:tabs>
        <w:ind w:left="108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3">
    <w:nsid w:val="6ACA206D"/>
    <w:multiLevelType w:val="hybridMultilevel"/>
    <w:tmpl w:val="136A36C8"/>
    <w:lvl w:ilvl="0" w:tplc="55923E3C">
      <w:numFmt w:val="bullet"/>
      <w:lvlText w:val="-"/>
      <w:lvlJc w:val="left"/>
      <w:pPr>
        <w:ind w:left="1777" w:hanging="360"/>
      </w:pPr>
      <w:rPr>
        <w:rFonts w:ascii="Arial" w:eastAsia="Times New Roman" w:hAnsi="Arial" w:cs="Arial" w:hint="default"/>
      </w:rPr>
    </w:lvl>
    <w:lvl w:ilvl="1" w:tplc="0C0A0003" w:tentative="1">
      <w:start w:val="1"/>
      <w:numFmt w:val="bullet"/>
      <w:lvlText w:val="o"/>
      <w:lvlJc w:val="left"/>
      <w:pPr>
        <w:ind w:left="2497" w:hanging="360"/>
      </w:pPr>
      <w:rPr>
        <w:rFonts w:ascii="Courier New" w:hAnsi="Courier New" w:cs="Courier New" w:hint="default"/>
      </w:rPr>
    </w:lvl>
    <w:lvl w:ilvl="2" w:tplc="0C0A0005" w:tentative="1">
      <w:start w:val="1"/>
      <w:numFmt w:val="bullet"/>
      <w:lvlText w:val=""/>
      <w:lvlJc w:val="left"/>
      <w:pPr>
        <w:ind w:left="3217" w:hanging="360"/>
      </w:pPr>
      <w:rPr>
        <w:rFonts w:ascii="Wingdings" w:hAnsi="Wingdings" w:hint="default"/>
      </w:rPr>
    </w:lvl>
    <w:lvl w:ilvl="3" w:tplc="0C0A0001" w:tentative="1">
      <w:start w:val="1"/>
      <w:numFmt w:val="bullet"/>
      <w:lvlText w:val=""/>
      <w:lvlJc w:val="left"/>
      <w:pPr>
        <w:ind w:left="3937" w:hanging="360"/>
      </w:pPr>
      <w:rPr>
        <w:rFonts w:ascii="Symbol" w:hAnsi="Symbol" w:hint="default"/>
      </w:rPr>
    </w:lvl>
    <w:lvl w:ilvl="4" w:tplc="0C0A0003" w:tentative="1">
      <w:start w:val="1"/>
      <w:numFmt w:val="bullet"/>
      <w:lvlText w:val="o"/>
      <w:lvlJc w:val="left"/>
      <w:pPr>
        <w:ind w:left="4657" w:hanging="360"/>
      </w:pPr>
      <w:rPr>
        <w:rFonts w:ascii="Courier New" w:hAnsi="Courier New" w:cs="Courier New" w:hint="default"/>
      </w:rPr>
    </w:lvl>
    <w:lvl w:ilvl="5" w:tplc="0C0A0005" w:tentative="1">
      <w:start w:val="1"/>
      <w:numFmt w:val="bullet"/>
      <w:lvlText w:val=""/>
      <w:lvlJc w:val="left"/>
      <w:pPr>
        <w:ind w:left="5377" w:hanging="360"/>
      </w:pPr>
      <w:rPr>
        <w:rFonts w:ascii="Wingdings" w:hAnsi="Wingdings" w:hint="default"/>
      </w:rPr>
    </w:lvl>
    <w:lvl w:ilvl="6" w:tplc="0C0A0001" w:tentative="1">
      <w:start w:val="1"/>
      <w:numFmt w:val="bullet"/>
      <w:lvlText w:val=""/>
      <w:lvlJc w:val="left"/>
      <w:pPr>
        <w:ind w:left="6097" w:hanging="360"/>
      </w:pPr>
      <w:rPr>
        <w:rFonts w:ascii="Symbol" w:hAnsi="Symbol" w:hint="default"/>
      </w:rPr>
    </w:lvl>
    <w:lvl w:ilvl="7" w:tplc="0C0A0003" w:tentative="1">
      <w:start w:val="1"/>
      <w:numFmt w:val="bullet"/>
      <w:lvlText w:val="o"/>
      <w:lvlJc w:val="left"/>
      <w:pPr>
        <w:ind w:left="6817" w:hanging="360"/>
      </w:pPr>
      <w:rPr>
        <w:rFonts w:ascii="Courier New" w:hAnsi="Courier New" w:cs="Courier New" w:hint="default"/>
      </w:rPr>
    </w:lvl>
    <w:lvl w:ilvl="8" w:tplc="0C0A0005" w:tentative="1">
      <w:start w:val="1"/>
      <w:numFmt w:val="bullet"/>
      <w:lvlText w:val=""/>
      <w:lvlJc w:val="left"/>
      <w:pPr>
        <w:ind w:left="7537" w:hanging="360"/>
      </w:pPr>
      <w:rPr>
        <w:rFonts w:ascii="Wingdings" w:hAnsi="Wingdings" w:hint="default"/>
      </w:rPr>
    </w:lvl>
  </w:abstractNum>
  <w:abstractNum w:abstractNumId="24">
    <w:nsid w:val="6EDE1B8E"/>
    <w:multiLevelType w:val="hybridMultilevel"/>
    <w:tmpl w:val="21566956"/>
    <w:lvl w:ilvl="0" w:tplc="0C0A0003">
      <w:start w:val="1"/>
      <w:numFmt w:val="bullet"/>
      <w:lvlText w:val="o"/>
      <w:lvlJc w:val="left"/>
      <w:pPr>
        <w:ind w:left="179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F391A4F"/>
    <w:multiLevelType w:val="multilevel"/>
    <w:tmpl w:val="263E99AC"/>
    <w:lvl w:ilvl="0">
      <w:start w:val="1"/>
      <w:numFmt w:val="decimal"/>
      <w:pStyle w:val="Ttulo1"/>
      <w:lvlText w:val="%1."/>
      <w:lvlJc w:val="left"/>
      <w:pPr>
        <w:tabs>
          <w:tab w:val="num" w:pos="786"/>
        </w:tabs>
        <w:ind w:left="786" w:hanging="360"/>
      </w:pPr>
      <w:rPr>
        <w:rFonts w:hint="default"/>
      </w:rPr>
    </w:lvl>
    <w:lvl w:ilvl="1">
      <w:start w:val="1"/>
      <w:numFmt w:val="decimal"/>
      <w:pStyle w:val="Ttulo2"/>
      <w:lvlText w:val="%1.%2."/>
      <w:lvlJc w:val="left"/>
      <w:pPr>
        <w:tabs>
          <w:tab w:val="num" w:pos="1152"/>
        </w:tabs>
        <w:ind w:left="1152" w:hanging="432"/>
      </w:pPr>
      <w:rPr>
        <w:rFonts w:hint="default"/>
      </w:rPr>
    </w:lvl>
    <w:lvl w:ilvl="2">
      <w:start w:val="1"/>
      <w:numFmt w:val="decimal"/>
      <w:lvlText w:val="%3.%2.1"/>
      <w:lvlJc w:val="left"/>
      <w:pPr>
        <w:tabs>
          <w:tab w:val="num" w:pos="1440"/>
        </w:tabs>
        <w:ind w:left="1440" w:hanging="360"/>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26">
    <w:nsid w:val="77DA377F"/>
    <w:multiLevelType w:val="hybridMultilevel"/>
    <w:tmpl w:val="0AF49CE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D0E61FF"/>
    <w:multiLevelType w:val="hybridMultilevel"/>
    <w:tmpl w:val="5FBAB762"/>
    <w:lvl w:ilvl="0" w:tplc="0C0A0003">
      <w:start w:val="1"/>
      <w:numFmt w:val="bullet"/>
      <w:lvlText w:val="o"/>
      <w:lvlJc w:val="left"/>
      <w:pPr>
        <w:ind w:left="179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DC36E1B"/>
    <w:multiLevelType w:val="hybridMultilevel"/>
    <w:tmpl w:val="AEA0A274"/>
    <w:lvl w:ilvl="0" w:tplc="0C0A0001">
      <w:start w:val="1"/>
      <w:numFmt w:val="bullet"/>
      <w:lvlText w:val=""/>
      <w:lvlJc w:val="left"/>
      <w:pPr>
        <w:ind w:left="1428" w:hanging="360"/>
      </w:pPr>
      <w:rPr>
        <w:rFonts w:ascii="Symbol" w:hAnsi="Symbol" w:hint="default"/>
      </w:rPr>
    </w:lvl>
    <w:lvl w:ilvl="1" w:tplc="978097D8">
      <w:start w:val="1"/>
      <w:numFmt w:val="bullet"/>
      <w:lvlText w:val=""/>
      <w:lvlJc w:val="left"/>
      <w:pPr>
        <w:tabs>
          <w:tab w:val="num" w:pos="1440"/>
        </w:tabs>
        <w:ind w:left="1440" w:hanging="360"/>
      </w:pPr>
      <w:rPr>
        <w:rFonts w:ascii="Wingdings" w:hAnsi="Wingdings" w:hint="default"/>
      </w:rPr>
    </w:lvl>
    <w:lvl w:ilvl="2" w:tplc="E77AB9D8">
      <w:start w:val="1"/>
      <w:numFmt w:val="bullet"/>
      <w:lvlText w:val=""/>
      <w:lvlJc w:val="left"/>
      <w:pPr>
        <w:tabs>
          <w:tab w:val="num" w:pos="2160"/>
        </w:tabs>
        <w:ind w:left="2160" w:hanging="360"/>
      </w:pPr>
      <w:rPr>
        <w:rFonts w:ascii="Wingdings" w:hAnsi="Wingdings" w:hint="default"/>
      </w:rPr>
    </w:lvl>
    <w:lvl w:ilvl="3" w:tplc="340A000D">
      <w:start w:val="1"/>
      <w:numFmt w:val="bullet"/>
      <w:lvlText w:val=""/>
      <w:lvlJc w:val="left"/>
      <w:pPr>
        <w:tabs>
          <w:tab w:val="num" w:pos="2880"/>
        </w:tabs>
        <w:ind w:left="2880" w:hanging="360"/>
      </w:pPr>
      <w:rPr>
        <w:rFonts w:ascii="Wingdings" w:hAnsi="Wingdings" w:hint="default"/>
      </w:rPr>
    </w:lvl>
    <w:lvl w:ilvl="4" w:tplc="D012FFBC">
      <w:start w:val="1"/>
      <w:numFmt w:val="bullet"/>
      <w:lvlText w:val=""/>
      <w:lvlJc w:val="left"/>
      <w:pPr>
        <w:tabs>
          <w:tab w:val="num" w:pos="3600"/>
        </w:tabs>
        <w:ind w:left="3600" w:hanging="360"/>
      </w:pPr>
      <w:rPr>
        <w:rFonts w:ascii="Wingdings" w:hAnsi="Wingdings" w:hint="default"/>
      </w:rPr>
    </w:lvl>
    <w:lvl w:ilvl="5" w:tplc="92625B82">
      <w:start w:val="1"/>
      <w:numFmt w:val="bullet"/>
      <w:lvlText w:val=""/>
      <w:lvlJc w:val="left"/>
      <w:pPr>
        <w:tabs>
          <w:tab w:val="num" w:pos="4320"/>
        </w:tabs>
        <w:ind w:left="4320" w:hanging="360"/>
      </w:pPr>
      <w:rPr>
        <w:rFonts w:ascii="Wingdings" w:hAnsi="Wingdings" w:hint="default"/>
      </w:rPr>
    </w:lvl>
    <w:lvl w:ilvl="6" w:tplc="03925B76" w:tentative="1">
      <w:start w:val="1"/>
      <w:numFmt w:val="bullet"/>
      <w:lvlText w:val=""/>
      <w:lvlJc w:val="left"/>
      <w:pPr>
        <w:tabs>
          <w:tab w:val="num" w:pos="5040"/>
        </w:tabs>
        <w:ind w:left="5040" w:hanging="360"/>
      </w:pPr>
      <w:rPr>
        <w:rFonts w:ascii="Wingdings" w:hAnsi="Wingdings" w:hint="default"/>
      </w:rPr>
    </w:lvl>
    <w:lvl w:ilvl="7" w:tplc="46905F3C" w:tentative="1">
      <w:start w:val="1"/>
      <w:numFmt w:val="bullet"/>
      <w:lvlText w:val=""/>
      <w:lvlJc w:val="left"/>
      <w:pPr>
        <w:tabs>
          <w:tab w:val="num" w:pos="5760"/>
        </w:tabs>
        <w:ind w:left="5760" w:hanging="360"/>
      </w:pPr>
      <w:rPr>
        <w:rFonts w:ascii="Wingdings" w:hAnsi="Wingdings" w:hint="default"/>
      </w:rPr>
    </w:lvl>
    <w:lvl w:ilvl="8" w:tplc="DBDE5184" w:tentative="1">
      <w:start w:val="1"/>
      <w:numFmt w:val="bullet"/>
      <w:lvlText w:val=""/>
      <w:lvlJc w:val="left"/>
      <w:pPr>
        <w:tabs>
          <w:tab w:val="num" w:pos="6480"/>
        </w:tabs>
        <w:ind w:left="6480" w:hanging="360"/>
      </w:pPr>
      <w:rPr>
        <w:rFonts w:ascii="Wingdings" w:hAnsi="Wingdings" w:hint="default"/>
      </w:rPr>
    </w:lvl>
  </w:abstractNum>
  <w:abstractNum w:abstractNumId="29">
    <w:nsid w:val="7FC33E81"/>
    <w:multiLevelType w:val="hybridMultilevel"/>
    <w:tmpl w:val="D516426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18"/>
  </w:num>
  <w:num w:numId="2">
    <w:abstractNumId w:val="25"/>
  </w:num>
  <w:num w:numId="3">
    <w:abstractNumId w:val="6"/>
  </w:num>
  <w:num w:numId="4">
    <w:abstractNumId w:val="4"/>
  </w:num>
  <w:num w:numId="5">
    <w:abstractNumId w:val="12"/>
  </w:num>
  <w:num w:numId="6">
    <w:abstractNumId w:val="16"/>
  </w:num>
  <w:num w:numId="7">
    <w:abstractNumId w:val="15"/>
  </w:num>
  <w:num w:numId="8">
    <w:abstractNumId w:val="17"/>
  </w:num>
  <w:num w:numId="9">
    <w:abstractNumId w:val="7"/>
  </w:num>
  <w:num w:numId="10">
    <w:abstractNumId w:val="29"/>
  </w:num>
  <w:num w:numId="11">
    <w:abstractNumId w:val="10"/>
  </w:num>
  <w:num w:numId="12">
    <w:abstractNumId w:val="28"/>
  </w:num>
  <w:num w:numId="13">
    <w:abstractNumId w:val="26"/>
  </w:num>
  <w:num w:numId="14">
    <w:abstractNumId w:val="1"/>
  </w:num>
  <w:num w:numId="15">
    <w:abstractNumId w:val="24"/>
  </w:num>
  <w:num w:numId="16">
    <w:abstractNumId w:val="14"/>
  </w:num>
  <w:num w:numId="17">
    <w:abstractNumId w:val="27"/>
  </w:num>
  <w:num w:numId="18">
    <w:abstractNumId w:val="2"/>
  </w:num>
  <w:num w:numId="19">
    <w:abstractNumId w:val="20"/>
  </w:num>
  <w:num w:numId="2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8"/>
  </w:num>
  <w:num w:numId="24">
    <w:abstractNumId w:val="23"/>
  </w:num>
  <w:num w:numId="25">
    <w:abstractNumId w:val="9"/>
  </w:num>
  <w:num w:numId="26">
    <w:abstractNumId w:val="5"/>
  </w:num>
  <w:num w:numId="27">
    <w:abstractNumId w:val="3"/>
  </w:num>
  <w:num w:numId="28">
    <w:abstractNumId w:val="19"/>
  </w:num>
  <w:num w:numId="29">
    <w:abstractNumId w:val="13"/>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73AF"/>
    <w:rsid w:val="00000C6E"/>
    <w:rsid w:val="00003A44"/>
    <w:rsid w:val="00004EB6"/>
    <w:rsid w:val="00017065"/>
    <w:rsid w:val="00045CE1"/>
    <w:rsid w:val="00070B2E"/>
    <w:rsid w:val="00072478"/>
    <w:rsid w:val="000F00C8"/>
    <w:rsid w:val="000F6CD8"/>
    <w:rsid w:val="00122C09"/>
    <w:rsid w:val="00124A8A"/>
    <w:rsid w:val="00140A54"/>
    <w:rsid w:val="00141B41"/>
    <w:rsid w:val="001467F9"/>
    <w:rsid w:val="00167F13"/>
    <w:rsid w:val="0019319D"/>
    <w:rsid w:val="00196A61"/>
    <w:rsid w:val="001B421B"/>
    <w:rsid w:val="001C1CD8"/>
    <w:rsid w:val="001D2B33"/>
    <w:rsid w:val="002036CA"/>
    <w:rsid w:val="00220D20"/>
    <w:rsid w:val="0024593C"/>
    <w:rsid w:val="00250F48"/>
    <w:rsid w:val="00262793"/>
    <w:rsid w:val="00266D83"/>
    <w:rsid w:val="00294220"/>
    <w:rsid w:val="002B262C"/>
    <w:rsid w:val="002C7B8F"/>
    <w:rsid w:val="002D5A57"/>
    <w:rsid w:val="002E6074"/>
    <w:rsid w:val="00303C81"/>
    <w:rsid w:val="0033596C"/>
    <w:rsid w:val="00343123"/>
    <w:rsid w:val="00394226"/>
    <w:rsid w:val="003A3A8C"/>
    <w:rsid w:val="003B05ED"/>
    <w:rsid w:val="003B6961"/>
    <w:rsid w:val="003D6820"/>
    <w:rsid w:val="00406EC0"/>
    <w:rsid w:val="00410190"/>
    <w:rsid w:val="0045030E"/>
    <w:rsid w:val="004566A6"/>
    <w:rsid w:val="00463381"/>
    <w:rsid w:val="004969B9"/>
    <w:rsid w:val="004A5230"/>
    <w:rsid w:val="004C31E4"/>
    <w:rsid w:val="004F6217"/>
    <w:rsid w:val="00504A9F"/>
    <w:rsid w:val="0051626E"/>
    <w:rsid w:val="00552724"/>
    <w:rsid w:val="005611E1"/>
    <w:rsid w:val="0059014A"/>
    <w:rsid w:val="005D5A54"/>
    <w:rsid w:val="005E536B"/>
    <w:rsid w:val="005E5C1F"/>
    <w:rsid w:val="00600A69"/>
    <w:rsid w:val="00616750"/>
    <w:rsid w:val="00620941"/>
    <w:rsid w:val="00622B1E"/>
    <w:rsid w:val="006240AD"/>
    <w:rsid w:val="0063248D"/>
    <w:rsid w:val="00634F42"/>
    <w:rsid w:val="00674563"/>
    <w:rsid w:val="006944C9"/>
    <w:rsid w:val="00694F93"/>
    <w:rsid w:val="00695747"/>
    <w:rsid w:val="006A4312"/>
    <w:rsid w:val="006A73AF"/>
    <w:rsid w:val="006B3C88"/>
    <w:rsid w:val="006B53D6"/>
    <w:rsid w:val="006F3011"/>
    <w:rsid w:val="0070458C"/>
    <w:rsid w:val="00734AA1"/>
    <w:rsid w:val="007416EB"/>
    <w:rsid w:val="007837A9"/>
    <w:rsid w:val="0078691F"/>
    <w:rsid w:val="007D6A9A"/>
    <w:rsid w:val="007E3E90"/>
    <w:rsid w:val="00803C1A"/>
    <w:rsid w:val="00830483"/>
    <w:rsid w:val="00841CCE"/>
    <w:rsid w:val="008615D6"/>
    <w:rsid w:val="008730FD"/>
    <w:rsid w:val="00874D99"/>
    <w:rsid w:val="00877E7F"/>
    <w:rsid w:val="008A6906"/>
    <w:rsid w:val="008D0E59"/>
    <w:rsid w:val="008E109D"/>
    <w:rsid w:val="008E55A0"/>
    <w:rsid w:val="009256EF"/>
    <w:rsid w:val="00936515"/>
    <w:rsid w:val="009416B2"/>
    <w:rsid w:val="00950430"/>
    <w:rsid w:val="00952971"/>
    <w:rsid w:val="00975A0A"/>
    <w:rsid w:val="0099256E"/>
    <w:rsid w:val="009A1DE0"/>
    <w:rsid w:val="009B029C"/>
    <w:rsid w:val="009D0D52"/>
    <w:rsid w:val="009D1E64"/>
    <w:rsid w:val="009E6EDA"/>
    <w:rsid w:val="009F4623"/>
    <w:rsid w:val="00A27FDE"/>
    <w:rsid w:val="00A37502"/>
    <w:rsid w:val="00A55567"/>
    <w:rsid w:val="00A61C55"/>
    <w:rsid w:val="00A65AA9"/>
    <w:rsid w:val="00AA453A"/>
    <w:rsid w:val="00AA56C7"/>
    <w:rsid w:val="00AD2572"/>
    <w:rsid w:val="00AE1E65"/>
    <w:rsid w:val="00AE23DF"/>
    <w:rsid w:val="00AE2FF1"/>
    <w:rsid w:val="00AF1983"/>
    <w:rsid w:val="00B01DB4"/>
    <w:rsid w:val="00B077FD"/>
    <w:rsid w:val="00B11B22"/>
    <w:rsid w:val="00B26787"/>
    <w:rsid w:val="00B35613"/>
    <w:rsid w:val="00B4085B"/>
    <w:rsid w:val="00B46239"/>
    <w:rsid w:val="00B558A8"/>
    <w:rsid w:val="00B57294"/>
    <w:rsid w:val="00B67D5A"/>
    <w:rsid w:val="00BE2294"/>
    <w:rsid w:val="00C26652"/>
    <w:rsid w:val="00C407F7"/>
    <w:rsid w:val="00C6385E"/>
    <w:rsid w:val="00C7162B"/>
    <w:rsid w:val="00C802F6"/>
    <w:rsid w:val="00C95AC9"/>
    <w:rsid w:val="00C96563"/>
    <w:rsid w:val="00CB26AE"/>
    <w:rsid w:val="00CC5E0C"/>
    <w:rsid w:val="00CC6D94"/>
    <w:rsid w:val="00CD07FC"/>
    <w:rsid w:val="00CF5E52"/>
    <w:rsid w:val="00CF68C1"/>
    <w:rsid w:val="00D10DF9"/>
    <w:rsid w:val="00D14F3C"/>
    <w:rsid w:val="00D7290A"/>
    <w:rsid w:val="00D76626"/>
    <w:rsid w:val="00D7748A"/>
    <w:rsid w:val="00DA45B5"/>
    <w:rsid w:val="00DB4DEE"/>
    <w:rsid w:val="00DE42AD"/>
    <w:rsid w:val="00DE452E"/>
    <w:rsid w:val="00DF7B22"/>
    <w:rsid w:val="00E27B9A"/>
    <w:rsid w:val="00E71341"/>
    <w:rsid w:val="00E86A10"/>
    <w:rsid w:val="00EC0EB6"/>
    <w:rsid w:val="00EE0C1B"/>
    <w:rsid w:val="00EF3E3F"/>
    <w:rsid w:val="00F06561"/>
    <w:rsid w:val="00F13CEE"/>
    <w:rsid w:val="00F2474F"/>
    <w:rsid w:val="00F41492"/>
    <w:rsid w:val="00F4366D"/>
    <w:rsid w:val="00F66664"/>
    <w:rsid w:val="00F81264"/>
    <w:rsid w:val="00F96088"/>
    <w:rsid w:val="00FA5CC4"/>
    <w:rsid w:val="00FC311F"/>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734CA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1E65"/>
  </w:style>
  <w:style w:type="paragraph" w:styleId="Ttulo1">
    <w:name w:val="heading 1"/>
    <w:basedOn w:val="Normal"/>
    <w:next w:val="Normal"/>
    <w:link w:val="Ttulo1Car"/>
    <w:qFormat/>
    <w:rsid w:val="00C802F6"/>
    <w:pPr>
      <w:keepNext/>
      <w:numPr>
        <w:numId w:val="2"/>
      </w:numPr>
      <w:tabs>
        <w:tab w:val="clear" w:pos="786"/>
        <w:tab w:val="num" w:pos="720"/>
      </w:tabs>
      <w:spacing w:before="240" w:after="60"/>
      <w:ind w:left="720"/>
      <w:outlineLvl w:val="0"/>
    </w:pPr>
    <w:rPr>
      <w:rFonts w:ascii="Arial" w:eastAsia="Times New Roman" w:hAnsi="Arial" w:cs="Arial"/>
      <w:b/>
      <w:bCs/>
      <w:kern w:val="32"/>
      <w:sz w:val="32"/>
      <w:szCs w:val="32"/>
      <w:lang w:val="es-ES"/>
    </w:rPr>
  </w:style>
  <w:style w:type="paragraph" w:styleId="Ttulo2">
    <w:name w:val="heading 2"/>
    <w:basedOn w:val="Normal"/>
    <w:next w:val="Normal"/>
    <w:link w:val="Ttulo2Car"/>
    <w:qFormat/>
    <w:rsid w:val="00C802F6"/>
    <w:pPr>
      <w:keepNext/>
      <w:numPr>
        <w:ilvl w:val="1"/>
        <w:numId w:val="2"/>
      </w:numPr>
      <w:spacing w:before="240" w:after="60"/>
      <w:outlineLvl w:val="1"/>
    </w:pPr>
    <w:rPr>
      <w:rFonts w:ascii="Arial" w:eastAsia="Times New Roman" w:hAnsi="Arial" w:cs="Arial"/>
      <w:b/>
      <w:bCs/>
      <w:i/>
      <w:iCs/>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802F6"/>
    <w:pPr>
      <w:ind w:left="720"/>
      <w:contextualSpacing/>
    </w:pPr>
  </w:style>
  <w:style w:type="character" w:customStyle="1" w:styleId="Ttulo1Car">
    <w:name w:val="Título 1 Car"/>
    <w:basedOn w:val="Fuentedeprrafopredeter"/>
    <w:link w:val="Ttulo1"/>
    <w:rsid w:val="00C802F6"/>
    <w:rPr>
      <w:rFonts w:ascii="Arial" w:eastAsia="Times New Roman" w:hAnsi="Arial" w:cs="Arial"/>
      <w:b/>
      <w:bCs/>
      <w:kern w:val="32"/>
      <w:sz w:val="32"/>
      <w:szCs w:val="32"/>
      <w:lang w:val="es-ES"/>
    </w:rPr>
  </w:style>
  <w:style w:type="character" w:customStyle="1" w:styleId="Ttulo2Car">
    <w:name w:val="Título 2 Car"/>
    <w:basedOn w:val="Fuentedeprrafopredeter"/>
    <w:link w:val="Ttulo2"/>
    <w:rsid w:val="00C802F6"/>
    <w:rPr>
      <w:rFonts w:ascii="Arial" w:eastAsia="Times New Roman" w:hAnsi="Arial" w:cs="Arial"/>
      <w:b/>
      <w:bCs/>
      <w:i/>
      <w:iCs/>
      <w:sz w:val="28"/>
      <w:szCs w:val="28"/>
      <w:lang w:val="es-ES"/>
    </w:rPr>
  </w:style>
  <w:style w:type="paragraph" w:styleId="Textodeglobo">
    <w:name w:val="Balloon Text"/>
    <w:basedOn w:val="Normal"/>
    <w:link w:val="TextodegloboCar"/>
    <w:uiPriority w:val="99"/>
    <w:semiHidden/>
    <w:unhideWhenUsed/>
    <w:rsid w:val="00C802F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802F6"/>
    <w:rPr>
      <w:rFonts w:ascii="Lucida Grande" w:hAnsi="Lucida Grande" w:cs="Lucida Grande"/>
      <w:sz w:val="18"/>
      <w:szCs w:val="18"/>
    </w:rPr>
  </w:style>
  <w:style w:type="paragraph" w:styleId="Encabezadodetabladecontenido">
    <w:name w:val="TOC Heading"/>
    <w:basedOn w:val="Ttulo1"/>
    <w:next w:val="Normal"/>
    <w:uiPriority w:val="39"/>
    <w:unhideWhenUsed/>
    <w:qFormat/>
    <w:rsid w:val="00C407F7"/>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s-CL"/>
    </w:rPr>
  </w:style>
  <w:style w:type="paragraph" w:styleId="TDC1">
    <w:name w:val="toc 1"/>
    <w:basedOn w:val="Normal"/>
    <w:next w:val="Normal"/>
    <w:autoRedefine/>
    <w:uiPriority w:val="39"/>
    <w:unhideWhenUsed/>
    <w:rsid w:val="00C407F7"/>
    <w:pPr>
      <w:spacing w:before="120"/>
    </w:pPr>
    <w:rPr>
      <w:b/>
    </w:rPr>
  </w:style>
  <w:style w:type="paragraph" w:styleId="TDC2">
    <w:name w:val="toc 2"/>
    <w:basedOn w:val="Normal"/>
    <w:next w:val="Normal"/>
    <w:autoRedefine/>
    <w:uiPriority w:val="39"/>
    <w:unhideWhenUsed/>
    <w:rsid w:val="00C407F7"/>
    <w:pPr>
      <w:ind w:left="240"/>
    </w:pPr>
    <w:rPr>
      <w:b/>
      <w:sz w:val="22"/>
      <w:szCs w:val="22"/>
    </w:rPr>
  </w:style>
  <w:style w:type="paragraph" w:styleId="TDC3">
    <w:name w:val="toc 3"/>
    <w:basedOn w:val="Normal"/>
    <w:next w:val="Normal"/>
    <w:autoRedefine/>
    <w:uiPriority w:val="39"/>
    <w:semiHidden/>
    <w:unhideWhenUsed/>
    <w:rsid w:val="00C407F7"/>
    <w:pPr>
      <w:ind w:left="480"/>
    </w:pPr>
    <w:rPr>
      <w:sz w:val="22"/>
      <w:szCs w:val="22"/>
    </w:rPr>
  </w:style>
  <w:style w:type="paragraph" w:styleId="TDC4">
    <w:name w:val="toc 4"/>
    <w:basedOn w:val="Normal"/>
    <w:next w:val="Normal"/>
    <w:autoRedefine/>
    <w:uiPriority w:val="39"/>
    <w:semiHidden/>
    <w:unhideWhenUsed/>
    <w:rsid w:val="00C407F7"/>
    <w:pPr>
      <w:ind w:left="720"/>
    </w:pPr>
    <w:rPr>
      <w:sz w:val="20"/>
      <w:szCs w:val="20"/>
    </w:rPr>
  </w:style>
  <w:style w:type="paragraph" w:styleId="TDC5">
    <w:name w:val="toc 5"/>
    <w:basedOn w:val="Normal"/>
    <w:next w:val="Normal"/>
    <w:autoRedefine/>
    <w:uiPriority w:val="39"/>
    <w:semiHidden/>
    <w:unhideWhenUsed/>
    <w:rsid w:val="00C407F7"/>
    <w:pPr>
      <w:ind w:left="960"/>
    </w:pPr>
    <w:rPr>
      <w:sz w:val="20"/>
      <w:szCs w:val="20"/>
    </w:rPr>
  </w:style>
  <w:style w:type="paragraph" w:styleId="TDC6">
    <w:name w:val="toc 6"/>
    <w:basedOn w:val="Normal"/>
    <w:next w:val="Normal"/>
    <w:autoRedefine/>
    <w:uiPriority w:val="39"/>
    <w:semiHidden/>
    <w:unhideWhenUsed/>
    <w:rsid w:val="00C407F7"/>
    <w:pPr>
      <w:ind w:left="1200"/>
    </w:pPr>
    <w:rPr>
      <w:sz w:val="20"/>
      <w:szCs w:val="20"/>
    </w:rPr>
  </w:style>
  <w:style w:type="paragraph" w:styleId="TDC7">
    <w:name w:val="toc 7"/>
    <w:basedOn w:val="Normal"/>
    <w:next w:val="Normal"/>
    <w:autoRedefine/>
    <w:uiPriority w:val="39"/>
    <w:semiHidden/>
    <w:unhideWhenUsed/>
    <w:rsid w:val="00C407F7"/>
    <w:pPr>
      <w:ind w:left="1440"/>
    </w:pPr>
    <w:rPr>
      <w:sz w:val="20"/>
      <w:szCs w:val="20"/>
    </w:rPr>
  </w:style>
  <w:style w:type="paragraph" w:styleId="TDC8">
    <w:name w:val="toc 8"/>
    <w:basedOn w:val="Normal"/>
    <w:next w:val="Normal"/>
    <w:autoRedefine/>
    <w:uiPriority w:val="39"/>
    <w:semiHidden/>
    <w:unhideWhenUsed/>
    <w:rsid w:val="00C407F7"/>
    <w:pPr>
      <w:ind w:left="1680"/>
    </w:pPr>
    <w:rPr>
      <w:sz w:val="20"/>
      <w:szCs w:val="20"/>
    </w:rPr>
  </w:style>
  <w:style w:type="paragraph" w:styleId="TDC9">
    <w:name w:val="toc 9"/>
    <w:basedOn w:val="Normal"/>
    <w:next w:val="Normal"/>
    <w:autoRedefine/>
    <w:uiPriority w:val="39"/>
    <w:semiHidden/>
    <w:unhideWhenUsed/>
    <w:rsid w:val="00C407F7"/>
    <w:pPr>
      <w:ind w:left="1920"/>
    </w:pPr>
    <w:rPr>
      <w:sz w:val="20"/>
      <w:szCs w:val="20"/>
    </w:rPr>
  </w:style>
  <w:style w:type="paragraph" w:styleId="Revisin">
    <w:name w:val="Revision"/>
    <w:hidden/>
    <w:uiPriority w:val="99"/>
    <w:semiHidden/>
    <w:rsid w:val="00AA56C7"/>
  </w:style>
  <w:style w:type="paragraph" w:styleId="Sinespaciado">
    <w:name w:val="No Spacing"/>
    <w:uiPriority w:val="1"/>
    <w:qFormat/>
    <w:rsid w:val="00D76626"/>
    <w:rPr>
      <w:rFonts w:eastAsiaTheme="minorHAnsi"/>
      <w:sz w:val="22"/>
      <w:szCs w:val="22"/>
      <w:lang w:val="es-CL" w:eastAsia="en-US"/>
    </w:rPr>
  </w:style>
  <w:style w:type="character" w:styleId="Hipervnculo">
    <w:name w:val="Hyperlink"/>
    <w:basedOn w:val="Fuentedeprrafopredeter"/>
    <w:uiPriority w:val="99"/>
    <w:unhideWhenUsed/>
    <w:rsid w:val="00616750"/>
    <w:rPr>
      <w:color w:val="0000FF" w:themeColor="hyperlink"/>
      <w:u w:val="single"/>
    </w:rPr>
  </w:style>
  <w:style w:type="table" w:customStyle="1" w:styleId="Tablaconcuadrcula1">
    <w:name w:val="Tabla con cuadrícula1"/>
    <w:basedOn w:val="Tablanormal"/>
    <w:next w:val="Tablaconcuadrcula"/>
    <w:uiPriority w:val="39"/>
    <w:rsid w:val="00A61C55"/>
    <w:rPr>
      <w:rFonts w:eastAsiaTheme="minorHAnsi"/>
      <w:sz w:val="22"/>
      <w:szCs w:val="22"/>
      <w:lang w:val="es-C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
    <w:name w:val="Table Grid"/>
    <w:basedOn w:val="Tablanormal"/>
    <w:uiPriority w:val="59"/>
    <w:rsid w:val="00A61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1E65"/>
  </w:style>
  <w:style w:type="paragraph" w:styleId="Ttulo1">
    <w:name w:val="heading 1"/>
    <w:basedOn w:val="Normal"/>
    <w:next w:val="Normal"/>
    <w:link w:val="Ttulo1Car"/>
    <w:qFormat/>
    <w:rsid w:val="00C802F6"/>
    <w:pPr>
      <w:keepNext/>
      <w:numPr>
        <w:numId w:val="2"/>
      </w:numPr>
      <w:tabs>
        <w:tab w:val="clear" w:pos="786"/>
        <w:tab w:val="num" w:pos="720"/>
      </w:tabs>
      <w:spacing w:before="240" w:after="60"/>
      <w:ind w:left="720"/>
      <w:outlineLvl w:val="0"/>
    </w:pPr>
    <w:rPr>
      <w:rFonts w:ascii="Arial" w:eastAsia="Times New Roman" w:hAnsi="Arial" w:cs="Arial"/>
      <w:b/>
      <w:bCs/>
      <w:kern w:val="32"/>
      <w:sz w:val="32"/>
      <w:szCs w:val="32"/>
      <w:lang w:val="es-ES"/>
    </w:rPr>
  </w:style>
  <w:style w:type="paragraph" w:styleId="Ttulo2">
    <w:name w:val="heading 2"/>
    <w:basedOn w:val="Normal"/>
    <w:next w:val="Normal"/>
    <w:link w:val="Ttulo2Car"/>
    <w:qFormat/>
    <w:rsid w:val="00C802F6"/>
    <w:pPr>
      <w:keepNext/>
      <w:numPr>
        <w:ilvl w:val="1"/>
        <w:numId w:val="2"/>
      </w:numPr>
      <w:spacing w:before="240" w:after="60"/>
      <w:outlineLvl w:val="1"/>
    </w:pPr>
    <w:rPr>
      <w:rFonts w:ascii="Arial" w:eastAsia="Times New Roman" w:hAnsi="Arial" w:cs="Arial"/>
      <w:b/>
      <w:bCs/>
      <w:i/>
      <w:iCs/>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802F6"/>
    <w:pPr>
      <w:ind w:left="720"/>
      <w:contextualSpacing/>
    </w:pPr>
  </w:style>
  <w:style w:type="character" w:customStyle="1" w:styleId="Ttulo1Car">
    <w:name w:val="Título 1 Car"/>
    <w:basedOn w:val="Fuentedeprrafopredeter"/>
    <w:link w:val="Ttulo1"/>
    <w:rsid w:val="00C802F6"/>
    <w:rPr>
      <w:rFonts w:ascii="Arial" w:eastAsia="Times New Roman" w:hAnsi="Arial" w:cs="Arial"/>
      <w:b/>
      <w:bCs/>
      <w:kern w:val="32"/>
      <w:sz w:val="32"/>
      <w:szCs w:val="32"/>
      <w:lang w:val="es-ES"/>
    </w:rPr>
  </w:style>
  <w:style w:type="character" w:customStyle="1" w:styleId="Ttulo2Car">
    <w:name w:val="Título 2 Car"/>
    <w:basedOn w:val="Fuentedeprrafopredeter"/>
    <w:link w:val="Ttulo2"/>
    <w:rsid w:val="00C802F6"/>
    <w:rPr>
      <w:rFonts w:ascii="Arial" w:eastAsia="Times New Roman" w:hAnsi="Arial" w:cs="Arial"/>
      <w:b/>
      <w:bCs/>
      <w:i/>
      <w:iCs/>
      <w:sz w:val="28"/>
      <w:szCs w:val="28"/>
      <w:lang w:val="es-ES"/>
    </w:rPr>
  </w:style>
  <w:style w:type="paragraph" w:styleId="Textodeglobo">
    <w:name w:val="Balloon Text"/>
    <w:basedOn w:val="Normal"/>
    <w:link w:val="TextodegloboCar"/>
    <w:uiPriority w:val="99"/>
    <w:semiHidden/>
    <w:unhideWhenUsed/>
    <w:rsid w:val="00C802F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802F6"/>
    <w:rPr>
      <w:rFonts w:ascii="Lucida Grande" w:hAnsi="Lucida Grande" w:cs="Lucida Grande"/>
      <w:sz w:val="18"/>
      <w:szCs w:val="18"/>
    </w:rPr>
  </w:style>
  <w:style w:type="paragraph" w:styleId="Encabezadodetabladecontenido">
    <w:name w:val="TOC Heading"/>
    <w:basedOn w:val="Ttulo1"/>
    <w:next w:val="Normal"/>
    <w:uiPriority w:val="39"/>
    <w:unhideWhenUsed/>
    <w:qFormat/>
    <w:rsid w:val="00C407F7"/>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s-CL"/>
    </w:rPr>
  </w:style>
  <w:style w:type="paragraph" w:styleId="TDC1">
    <w:name w:val="toc 1"/>
    <w:basedOn w:val="Normal"/>
    <w:next w:val="Normal"/>
    <w:autoRedefine/>
    <w:uiPriority w:val="39"/>
    <w:unhideWhenUsed/>
    <w:rsid w:val="00C407F7"/>
    <w:pPr>
      <w:spacing w:before="120"/>
    </w:pPr>
    <w:rPr>
      <w:b/>
    </w:rPr>
  </w:style>
  <w:style w:type="paragraph" w:styleId="TDC2">
    <w:name w:val="toc 2"/>
    <w:basedOn w:val="Normal"/>
    <w:next w:val="Normal"/>
    <w:autoRedefine/>
    <w:uiPriority w:val="39"/>
    <w:unhideWhenUsed/>
    <w:rsid w:val="00C407F7"/>
    <w:pPr>
      <w:ind w:left="240"/>
    </w:pPr>
    <w:rPr>
      <w:b/>
      <w:sz w:val="22"/>
      <w:szCs w:val="22"/>
    </w:rPr>
  </w:style>
  <w:style w:type="paragraph" w:styleId="TDC3">
    <w:name w:val="toc 3"/>
    <w:basedOn w:val="Normal"/>
    <w:next w:val="Normal"/>
    <w:autoRedefine/>
    <w:uiPriority w:val="39"/>
    <w:semiHidden/>
    <w:unhideWhenUsed/>
    <w:rsid w:val="00C407F7"/>
    <w:pPr>
      <w:ind w:left="480"/>
    </w:pPr>
    <w:rPr>
      <w:sz w:val="22"/>
      <w:szCs w:val="22"/>
    </w:rPr>
  </w:style>
  <w:style w:type="paragraph" w:styleId="TDC4">
    <w:name w:val="toc 4"/>
    <w:basedOn w:val="Normal"/>
    <w:next w:val="Normal"/>
    <w:autoRedefine/>
    <w:uiPriority w:val="39"/>
    <w:semiHidden/>
    <w:unhideWhenUsed/>
    <w:rsid w:val="00C407F7"/>
    <w:pPr>
      <w:ind w:left="720"/>
    </w:pPr>
    <w:rPr>
      <w:sz w:val="20"/>
      <w:szCs w:val="20"/>
    </w:rPr>
  </w:style>
  <w:style w:type="paragraph" w:styleId="TDC5">
    <w:name w:val="toc 5"/>
    <w:basedOn w:val="Normal"/>
    <w:next w:val="Normal"/>
    <w:autoRedefine/>
    <w:uiPriority w:val="39"/>
    <w:semiHidden/>
    <w:unhideWhenUsed/>
    <w:rsid w:val="00C407F7"/>
    <w:pPr>
      <w:ind w:left="960"/>
    </w:pPr>
    <w:rPr>
      <w:sz w:val="20"/>
      <w:szCs w:val="20"/>
    </w:rPr>
  </w:style>
  <w:style w:type="paragraph" w:styleId="TDC6">
    <w:name w:val="toc 6"/>
    <w:basedOn w:val="Normal"/>
    <w:next w:val="Normal"/>
    <w:autoRedefine/>
    <w:uiPriority w:val="39"/>
    <w:semiHidden/>
    <w:unhideWhenUsed/>
    <w:rsid w:val="00C407F7"/>
    <w:pPr>
      <w:ind w:left="1200"/>
    </w:pPr>
    <w:rPr>
      <w:sz w:val="20"/>
      <w:szCs w:val="20"/>
    </w:rPr>
  </w:style>
  <w:style w:type="paragraph" w:styleId="TDC7">
    <w:name w:val="toc 7"/>
    <w:basedOn w:val="Normal"/>
    <w:next w:val="Normal"/>
    <w:autoRedefine/>
    <w:uiPriority w:val="39"/>
    <w:semiHidden/>
    <w:unhideWhenUsed/>
    <w:rsid w:val="00C407F7"/>
    <w:pPr>
      <w:ind w:left="1440"/>
    </w:pPr>
    <w:rPr>
      <w:sz w:val="20"/>
      <w:szCs w:val="20"/>
    </w:rPr>
  </w:style>
  <w:style w:type="paragraph" w:styleId="TDC8">
    <w:name w:val="toc 8"/>
    <w:basedOn w:val="Normal"/>
    <w:next w:val="Normal"/>
    <w:autoRedefine/>
    <w:uiPriority w:val="39"/>
    <w:semiHidden/>
    <w:unhideWhenUsed/>
    <w:rsid w:val="00C407F7"/>
    <w:pPr>
      <w:ind w:left="1680"/>
    </w:pPr>
    <w:rPr>
      <w:sz w:val="20"/>
      <w:szCs w:val="20"/>
    </w:rPr>
  </w:style>
  <w:style w:type="paragraph" w:styleId="TDC9">
    <w:name w:val="toc 9"/>
    <w:basedOn w:val="Normal"/>
    <w:next w:val="Normal"/>
    <w:autoRedefine/>
    <w:uiPriority w:val="39"/>
    <w:semiHidden/>
    <w:unhideWhenUsed/>
    <w:rsid w:val="00C407F7"/>
    <w:pPr>
      <w:ind w:left="1920"/>
    </w:pPr>
    <w:rPr>
      <w:sz w:val="20"/>
      <w:szCs w:val="20"/>
    </w:rPr>
  </w:style>
  <w:style w:type="paragraph" w:styleId="Revisin">
    <w:name w:val="Revision"/>
    <w:hidden/>
    <w:uiPriority w:val="99"/>
    <w:semiHidden/>
    <w:rsid w:val="00AA56C7"/>
  </w:style>
  <w:style w:type="paragraph" w:styleId="Sinespaciado">
    <w:name w:val="No Spacing"/>
    <w:uiPriority w:val="1"/>
    <w:qFormat/>
    <w:rsid w:val="00D76626"/>
    <w:rPr>
      <w:rFonts w:eastAsiaTheme="minorHAnsi"/>
      <w:sz w:val="22"/>
      <w:szCs w:val="22"/>
      <w:lang w:val="es-CL" w:eastAsia="en-US"/>
    </w:rPr>
  </w:style>
  <w:style w:type="character" w:styleId="Hipervnculo">
    <w:name w:val="Hyperlink"/>
    <w:basedOn w:val="Fuentedeprrafopredeter"/>
    <w:uiPriority w:val="99"/>
    <w:unhideWhenUsed/>
    <w:rsid w:val="00616750"/>
    <w:rPr>
      <w:color w:val="0000FF" w:themeColor="hyperlink"/>
      <w:u w:val="single"/>
    </w:rPr>
  </w:style>
  <w:style w:type="table" w:customStyle="1" w:styleId="Tablaconcuadrcula1">
    <w:name w:val="Tabla con cuadrícula1"/>
    <w:basedOn w:val="Tablanormal"/>
    <w:next w:val="Tablaconcuadrcula"/>
    <w:uiPriority w:val="39"/>
    <w:rsid w:val="00A61C55"/>
    <w:rPr>
      <w:rFonts w:eastAsiaTheme="minorHAnsi"/>
      <w:sz w:val="22"/>
      <w:szCs w:val="22"/>
      <w:lang w:val="es-C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
    <w:name w:val="Table Grid"/>
    <w:basedOn w:val="Tablanormal"/>
    <w:uiPriority w:val="59"/>
    <w:rsid w:val="00A61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680580">
      <w:bodyDiv w:val="1"/>
      <w:marLeft w:val="0"/>
      <w:marRight w:val="0"/>
      <w:marTop w:val="0"/>
      <w:marBottom w:val="0"/>
      <w:divBdr>
        <w:top w:val="none" w:sz="0" w:space="0" w:color="auto"/>
        <w:left w:val="none" w:sz="0" w:space="0" w:color="auto"/>
        <w:bottom w:val="none" w:sz="0" w:space="0" w:color="auto"/>
        <w:right w:val="none" w:sz="0" w:space="0" w:color="auto"/>
      </w:divBdr>
    </w:div>
    <w:div w:id="186332847">
      <w:bodyDiv w:val="1"/>
      <w:marLeft w:val="0"/>
      <w:marRight w:val="0"/>
      <w:marTop w:val="0"/>
      <w:marBottom w:val="0"/>
      <w:divBdr>
        <w:top w:val="none" w:sz="0" w:space="0" w:color="auto"/>
        <w:left w:val="none" w:sz="0" w:space="0" w:color="auto"/>
        <w:bottom w:val="none" w:sz="0" w:space="0" w:color="auto"/>
        <w:right w:val="none" w:sz="0" w:space="0" w:color="auto"/>
      </w:divBdr>
    </w:div>
    <w:div w:id="228464259">
      <w:bodyDiv w:val="1"/>
      <w:marLeft w:val="0"/>
      <w:marRight w:val="0"/>
      <w:marTop w:val="0"/>
      <w:marBottom w:val="0"/>
      <w:divBdr>
        <w:top w:val="none" w:sz="0" w:space="0" w:color="auto"/>
        <w:left w:val="none" w:sz="0" w:space="0" w:color="auto"/>
        <w:bottom w:val="none" w:sz="0" w:space="0" w:color="auto"/>
        <w:right w:val="none" w:sz="0" w:space="0" w:color="auto"/>
      </w:divBdr>
    </w:div>
    <w:div w:id="258148693">
      <w:bodyDiv w:val="1"/>
      <w:marLeft w:val="0"/>
      <w:marRight w:val="0"/>
      <w:marTop w:val="0"/>
      <w:marBottom w:val="0"/>
      <w:divBdr>
        <w:top w:val="none" w:sz="0" w:space="0" w:color="auto"/>
        <w:left w:val="none" w:sz="0" w:space="0" w:color="auto"/>
        <w:bottom w:val="none" w:sz="0" w:space="0" w:color="auto"/>
        <w:right w:val="none" w:sz="0" w:space="0" w:color="auto"/>
      </w:divBdr>
    </w:div>
    <w:div w:id="568079128">
      <w:bodyDiv w:val="1"/>
      <w:marLeft w:val="0"/>
      <w:marRight w:val="0"/>
      <w:marTop w:val="0"/>
      <w:marBottom w:val="0"/>
      <w:divBdr>
        <w:top w:val="none" w:sz="0" w:space="0" w:color="auto"/>
        <w:left w:val="none" w:sz="0" w:space="0" w:color="auto"/>
        <w:bottom w:val="none" w:sz="0" w:space="0" w:color="auto"/>
        <w:right w:val="none" w:sz="0" w:space="0" w:color="auto"/>
      </w:divBdr>
    </w:div>
    <w:div w:id="717053168">
      <w:bodyDiv w:val="1"/>
      <w:marLeft w:val="0"/>
      <w:marRight w:val="0"/>
      <w:marTop w:val="0"/>
      <w:marBottom w:val="0"/>
      <w:divBdr>
        <w:top w:val="none" w:sz="0" w:space="0" w:color="auto"/>
        <w:left w:val="none" w:sz="0" w:space="0" w:color="auto"/>
        <w:bottom w:val="none" w:sz="0" w:space="0" w:color="auto"/>
        <w:right w:val="none" w:sz="0" w:space="0" w:color="auto"/>
      </w:divBdr>
    </w:div>
    <w:div w:id="953486422">
      <w:bodyDiv w:val="1"/>
      <w:marLeft w:val="0"/>
      <w:marRight w:val="0"/>
      <w:marTop w:val="0"/>
      <w:marBottom w:val="0"/>
      <w:divBdr>
        <w:top w:val="none" w:sz="0" w:space="0" w:color="auto"/>
        <w:left w:val="none" w:sz="0" w:space="0" w:color="auto"/>
        <w:bottom w:val="none" w:sz="0" w:space="0" w:color="auto"/>
        <w:right w:val="none" w:sz="0" w:space="0" w:color="auto"/>
      </w:divBdr>
    </w:div>
    <w:div w:id="992221517">
      <w:bodyDiv w:val="1"/>
      <w:marLeft w:val="0"/>
      <w:marRight w:val="0"/>
      <w:marTop w:val="0"/>
      <w:marBottom w:val="0"/>
      <w:divBdr>
        <w:top w:val="none" w:sz="0" w:space="0" w:color="auto"/>
        <w:left w:val="none" w:sz="0" w:space="0" w:color="auto"/>
        <w:bottom w:val="none" w:sz="0" w:space="0" w:color="auto"/>
        <w:right w:val="none" w:sz="0" w:space="0" w:color="auto"/>
      </w:divBdr>
    </w:div>
    <w:div w:id="1015500501">
      <w:bodyDiv w:val="1"/>
      <w:marLeft w:val="0"/>
      <w:marRight w:val="0"/>
      <w:marTop w:val="0"/>
      <w:marBottom w:val="0"/>
      <w:divBdr>
        <w:top w:val="none" w:sz="0" w:space="0" w:color="auto"/>
        <w:left w:val="none" w:sz="0" w:space="0" w:color="auto"/>
        <w:bottom w:val="none" w:sz="0" w:space="0" w:color="auto"/>
        <w:right w:val="none" w:sz="0" w:space="0" w:color="auto"/>
      </w:divBdr>
    </w:div>
    <w:div w:id="1036151747">
      <w:bodyDiv w:val="1"/>
      <w:marLeft w:val="0"/>
      <w:marRight w:val="0"/>
      <w:marTop w:val="0"/>
      <w:marBottom w:val="0"/>
      <w:divBdr>
        <w:top w:val="none" w:sz="0" w:space="0" w:color="auto"/>
        <w:left w:val="none" w:sz="0" w:space="0" w:color="auto"/>
        <w:bottom w:val="none" w:sz="0" w:space="0" w:color="auto"/>
        <w:right w:val="none" w:sz="0" w:space="0" w:color="auto"/>
      </w:divBdr>
    </w:div>
    <w:div w:id="1124226373">
      <w:bodyDiv w:val="1"/>
      <w:marLeft w:val="0"/>
      <w:marRight w:val="0"/>
      <w:marTop w:val="0"/>
      <w:marBottom w:val="0"/>
      <w:divBdr>
        <w:top w:val="none" w:sz="0" w:space="0" w:color="auto"/>
        <w:left w:val="none" w:sz="0" w:space="0" w:color="auto"/>
        <w:bottom w:val="none" w:sz="0" w:space="0" w:color="auto"/>
        <w:right w:val="none" w:sz="0" w:space="0" w:color="auto"/>
      </w:divBdr>
    </w:div>
    <w:div w:id="1207133848">
      <w:bodyDiv w:val="1"/>
      <w:marLeft w:val="0"/>
      <w:marRight w:val="0"/>
      <w:marTop w:val="0"/>
      <w:marBottom w:val="0"/>
      <w:divBdr>
        <w:top w:val="none" w:sz="0" w:space="0" w:color="auto"/>
        <w:left w:val="none" w:sz="0" w:space="0" w:color="auto"/>
        <w:bottom w:val="none" w:sz="0" w:space="0" w:color="auto"/>
        <w:right w:val="none" w:sz="0" w:space="0" w:color="auto"/>
      </w:divBdr>
    </w:div>
    <w:div w:id="1347828309">
      <w:bodyDiv w:val="1"/>
      <w:marLeft w:val="0"/>
      <w:marRight w:val="0"/>
      <w:marTop w:val="0"/>
      <w:marBottom w:val="0"/>
      <w:divBdr>
        <w:top w:val="none" w:sz="0" w:space="0" w:color="auto"/>
        <w:left w:val="none" w:sz="0" w:space="0" w:color="auto"/>
        <w:bottom w:val="none" w:sz="0" w:space="0" w:color="auto"/>
        <w:right w:val="none" w:sz="0" w:space="0" w:color="auto"/>
      </w:divBdr>
    </w:div>
    <w:div w:id="1414281151">
      <w:bodyDiv w:val="1"/>
      <w:marLeft w:val="0"/>
      <w:marRight w:val="0"/>
      <w:marTop w:val="0"/>
      <w:marBottom w:val="0"/>
      <w:divBdr>
        <w:top w:val="none" w:sz="0" w:space="0" w:color="auto"/>
        <w:left w:val="none" w:sz="0" w:space="0" w:color="auto"/>
        <w:bottom w:val="none" w:sz="0" w:space="0" w:color="auto"/>
        <w:right w:val="none" w:sz="0" w:space="0" w:color="auto"/>
      </w:divBdr>
    </w:div>
    <w:div w:id="1429276098">
      <w:bodyDiv w:val="1"/>
      <w:marLeft w:val="0"/>
      <w:marRight w:val="0"/>
      <w:marTop w:val="0"/>
      <w:marBottom w:val="0"/>
      <w:divBdr>
        <w:top w:val="none" w:sz="0" w:space="0" w:color="auto"/>
        <w:left w:val="none" w:sz="0" w:space="0" w:color="auto"/>
        <w:bottom w:val="none" w:sz="0" w:space="0" w:color="auto"/>
        <w:right w:val="none" w:sz="0" w:space="0" w:color="auto"/>
      </w:divBdr>
    </w:div>
    <w:div w:id="1543470410">
      <w:bodyDiv w:val="1"/>
      <w:marLeft w:val="0"/>
      <w:marRight w:val="0"/>
      <w:marTop w:val="0"/>
      <w:marBottom w:val="0"/>
      <w:divBdr>
        <w:top w:val="none" w:sz="0" w:space="0" w:color="auto"/>
        <w:left w:val="none" w:sz="0" w:space="0" w:color="auto"/>
        <w:bottom w:val="none" w:sz="0" w:space="0" w:color="auto"/>
        <w:right w:val="none" w:sz="0" w:space="0" w:color="auto"/>
      </w:divBdr>
    </w:div>
    <w:div w:id="1557083367">
      <w:bodyDiv w:val="1"/>
      <w:marLeft w:val="0"/>
      <w:marRight w:val="0"/>
      <w:marTop w:val="0"/>
      <w:marBottom w:val="0"/>
      <w:divBdr>
        <w:top w:val="none" w:sz="0" w:space="0" w:color="auto"/>
        <w:left w:val="none" w:sz="0" w:space="0" w:color="auto"/>
        <w:bottom w:val="none" w:sz="0" w:space="0" w:color="auto"/>
        <w:right w:val="none" w:sz="0" w:space="0" w:color="auto"/>
      </w:divBdr>
    </w:div>
    <w:div w:id="1590651030">
      <w:bodyDiv w:val="1"/>
      <w:marLeft w:val="0"/>
      <w:marRight w:val="0"/>
      <w:marTop w:val="0"/>
      <w:marBottom w:val="0"/>
      <w:divBdr>
        <w:top w:val="none" w:sz="0" w:space="0" w:color="auto"/>
        <w:left w:val="none" w:sz="0" w:space="0" w:color="auto"/>
        <w:bottom w:val="none" w:sz="0" w:space="0" w:color="auto"/>
        <w:right w:val="none" w:sz="0" w:space="0" w:color="auto"/>
      </w:divBdr>
    </w:div>
    <w:div w:id="1622953573">
      <w:bodyDiv w:val="1"/>
      <w:marLeft w:val="0"/>
      <w:marRight w:val="0"/>
      <w:marTop w:val="0"/>
      <w:marBottom w:val="0"/>
      <w:divBdr>
        <w:top w:val="none" w:sz="0" w:space="0" w:color="auto"/>
        <w:left w:val="none" w:sz="0" w:space="0" w:color="auto"/>
        <w:bottom w:val="none" w:sz="0" w:space="0" w:color="auto"/>
        <w:right w:val="none" w:sz="0" w:space="0" w:color="auto"/>
      </w:divBdr>
    </w:div>
    <w:div w:id="1992322352">
      <w:bodyDiv w:val="1"/>
      <w:marLeft w:val="0"/>
      <w:marRight w:val="0"/>
      <w:marTop w:val="0"/>
      <w:marBottom w:val="0"/>
      <w:divBdr>
        <w:top w:val="none" w:sz="0" w:space="0" w:color="auto"/>
        <w:left w:val="none" w:sz="0" w:space="0" w:color="auto"/>
        <w:bottom w:val="none" w:sz="0" w:space="0" w:color="auto"/>
        <w:right w:val="none" w:sz="0" w:space="0" w:color="auto"/>
      </w:divBdr>
      <w:divsChild>
        <w:div w:id="653143017">
          <w:marLeft w:val="576"/>
          <w:marRight w:val="0"/>
          <w:marTop w:val="72"/>
          <w:marBottom w:val="120"/>
          <w:divBdr>
            <w:top w:val="none" w:sz="0" w:space="0" w:color="auto"/>
            <w:left w:val="none" w:sz="0" w:space="0" w:color="auto"/>
            <w:bottom w:val="none" w:sz="0" w:space="0" w:color="auto"/>
            <w:right w:val="none" w:sz="0" w:space="0" w:color="auto"/>
          </w:divBdr>
        </w:div>
        <w:div w:id="1725833348">
          <w:marLeft w:val="576"/>
          <w:marRight w:val="0"/>
          <w:marTop w:val="72"/>
          <w:marBottom w:val="120"/>
          <w:divBdr>
            <w:top w:val="none" w:sz="0" w:space="0" w:color="auto"/>
            <w:left w:val="none" w:sz="0" w:space="0" w:color="auto"/>
            <w:bottom w:val="none" w:sz="0" w:space="0" w:color="auto"/>
            <w:right w:val="none" w:sz="0" w:space="0" w:color="auto"/>
          </w:divBdr>
        </w:div>
        <w:div w:id="49499143">
          <w:marLeft w:val="576"/>
          <w:marRight w:val="0"/>
          <w:marTop w:val="72"/>
          <w:marBottom w:val="120"/>
          <w:divBdr>
            <w:top w:val="none" w:sz="0" w:space="0" w:color="auto"/>
            <w:left w:val="none" w:sz="0" w:space="0" w:color="auto"/>
            <w:bottom w:val="none" w:sz="0" w:space="0" w:color="auto"/>
            <w:right w:val="none" w:sz="0" w:space="0" w:color="auto"/>
          </w:divBdr>
        </w:div>
        <w:div w:id="115297712">
          <w:marLeft w:val="576"/>
          <w:marRight w:val="0"/>
          <w:marTop w:val="72"/>
          <w:marBottom w:val="12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image" Target="media/image3.jpg"/><Relationship Id="rId10"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A3D637-6432-3040-A0AB-8FB18D1A3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22</Pages>
  <Words>3849</Words>
  <Characters>21173</Characters>
  <Application>Microsoft Macintosh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Ovalle</dc:creator>
  <cp:keywords/>
  <dc:description/>
  <cp:lastModifiedBy>Francisco Ovalle</cp:lastModifiedBy>
  <cp:revision>126</cp:revision>
  <cp:lastPrinted>2015-04-07T07:43:00Z</cp:lastPrinted>
  <dcterms:created xsi:type="dcterms:W3CDTF">2015-03-30T14:41:00Z</dcterms:created>
  <dcterms:modified xsi:type="dcterms:W3CDTF">2015-04-12T00:25:00Z</dcterms:modified>
</cp:coreProperties>
</file>