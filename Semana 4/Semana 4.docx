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4"/>
          <w:szCs w:val="24"/>
          <w:lang w:val="es-ES"/>
        </w:rPr>
        <w:id w:val="-1446994192"/>
        <w:docPartObj>
          <w:docPartGallery w:val="Table of Contents"/>
          <w:docPartUnique/>
        </w:docPartObj>
      </w:sdtPr>
      <w:sdtEndPr>
        <w:rPr>
          <w:noProof/>
          <w:lang w:val="es-ES_tradnl"/>
        </w:rPr>
      </w:sdtEndPr>
      <w:sdtContent>
        <w:p w14:paraId="282BB21C" w14:textId="524F0BBE" w:rsidR="00C407F7" w:rsidRDefault="00C407F7">
          <w:pPr>
            <w:pStyle w:val="Encabezadodetabladecontenido"/>
          </w:pPr>
          <w:r>
            <w:rPr>
              <w:lang w:val="es-ES"/>
            </w:rPr>
            <w:t>Tabla de contenido</w:t>
          </w:r>
        </w:p>
        <w:p w14:paraId="58328593" w14:textId="77777777" w:rsidR="00346FCE" w:rsidRDefault="00C407F7">
          <w:pPr>
            <w:pStyle w:val="TDC1"/>
            <w:tabs>
              <w:tab w:val="left" w:pos="438"/>
              <w:tab w:val="right" w:leader="dot" w:pos="8828"/>
            </w:tabs>
            <w:rPr>
              <w:b w:val="0"/>
              <w:noProof/>
              <w:lang w:val="es-CL" w:eastAsia="ja-JP"/>
            </w:rPr>
          </w:pPr>
          <w:r>
            <w:rPr>
              <w:b w:val="0"/>
            </w:rPr>
            <w:fldChar w:fldCharType="begin"/>
          </w:r>
          <w:r>
            <w:instrText>TOC \o "1-3" \h \z \u</w:instrText>
          </w:r>
          <w:r>
            <w:rPr>
              <w:b w:val="0"/>
            </w:rPr>
            <w:fldChar w:fldCharType="separate"/>
          </w:r>
          <w:r w:rsidR="00346FCE" w:rsidRPr="009019E7">
            <w:rPr>
              <w:noProof/>
            </w:rPr>
            <w:t>1.</w:t>
          </w:r>
          <w:r w:rsidR="00346FCE">
            <w:rPr>
              <w:b w:val="0"/>
              <w:noProof/>
              <w:lang w:val="es-CL" w:eastAsia="ja-JP"/>
            </w:rPr>
            <w:tab/>
          </w:r>
          <w:r w:rsidR="00346FCE" w:rsidRPr="009019E7">
            <w:rPr>
              <w:noProof/>
            </w:rPr>
            <w:t>Corrección problema, objetivos generales y específicos:</w:t>
          </w:r>
          <w:r w:rsidR="00346FCE">
            <w:rPr>
              <w:noProof/>
            </w:rPr>
            <w:tab/>
          </w:r>
          <w:r w:rsidR="00346FCE">
            <w:rPr>
              <w:noProof/>
            </w:rPr>
            <w:fldChar w:fldCharType="begin"/>
          </w:r>
          <w:r w:rsidR="00346FCE">
            <w:rPr>
              <w:noProof/>
            </w:rPr>
            <w:instrText xml:space="preserve"> PAGEREF _Toc290595033 \h </w:instrText>
          </w:r>
          <w:r w:rsidR="00346FCE">
            <w:rPr>
              <w:noProof/>
            </w:rPr>
          </w:r>
          <w:r w:rsidR="00346FCE">
            <w:rPr>
              <w:noProof/>
            </w:rPr>
            <w:fldChar w:fldCharType="separate"/>
          </w:r>
          <w:r w:rsidR="00C42B06">
            <w:rPr>
              <w:noProof/>
            </w:rPr>
            <w:t>1</w:t>
          </w:r>
          <w:r w:rsidR="00346FCE">
            <w:rPr>
              <w:noProof/>
            </w:rPr>
            <w:fldChar w:fldCharType="end"/>
          </w:r>
        </w:p>
        <w:p w14:paraId="253B505D" w14:textId="77777777" w:rsidR="00346FCE" w:rsidRDefault="00346FCE">
          <w:pPr>
            <w:pStyle w:val="TDC2"/>
            <w:tabs>
              <w:tab w:val="left" w:pos="843"/>
              <w:tab w:val="right" w:leader="dot" w:pos="8828"/>
            </w:tabs>
            <w:rPr>
              <w:b w:val="0"/>
              <w:noProof/>
              <w:sz w:val="24"/>
              <w:szCs w:val="24"/>
              <w:lang w:val="es-CL" w:eastAsia="ja-JP"/>
            </w:rPr>
          </w:pPr>
          <w:r>
            <w:rPr>
              <w:noProof/>
            </w:rPr>
            <w:t>1.1.</w:t>
          </w:r>
          <w:r>
            <w:rPr>
              <w:b w:val="0"/>
              <w:noProof/>
              <w:sz w:val="24"/>
              <w:szCs w:val="24"/>
              <w:lang w:val="es-CL" w:eastAsia="ja-JP"/>
            </w:rPr>
            <w:tab/>
          </w:r>
          <w:r>
            <w:rPr>
              <w:noProof/>
            </w:rPr>
            <w:t>Técnica 5 “por qué’s”</w:t>
          </w:r>
          <w:r>
            <w:rPr>
              <w:noProof/>
            </w:rPr>
            <w:tab/>
          </w:r>
          <w:r>
            <w:rPr>
              <w:noProof/>
            </w:rPr>
            <w:fldChar w:fldCharType="begin"/>
          </w:r>
          <w:r>
            <w:rPr>
              <w:noProof/>
            </w:rPr>
            <w:instrText xml:space="preserve"> PAGEREF _Toc290595034 \h </w:instrText>
          </w:r>
          <w:r>
            <w:rPr>
              <w:noProof/>
            </w:rPr>
          </w:r>
          <w:r>
            <w:rPr>
              <w:noProof/>
            </w:rPr>
            <w:fldChar w:fldCharType="separate"/>
          </w:r>
          <w:r w:rsidR="00C42B06">
            <w:rPr>
              <w:noProof/>
            </w:rPr>
            <w:t>2</w:t>
          </w:r>
          <w:r>
            <w:rPr>
              <w:noProof/>
            </w:rPr>
            <w:fldChar w:fldCharType="end"/>
          </w:r>
        </w:p>
        <w:p w14:paraId="6F86D234" w14:textId="77777777" w:rsidR="00346FCE" w:rsidRDefault="00346FCE">
          <w:pPr>
            <w:pStyle w:val="TDC2"/>
            <w:tabs>
              <w:tab w:val="left" w:pos="843"/>
              <w:tab w:val="right" w:leader="dot" w:pos="8828"/>
            </w:tabs>
            <w:rPr>
              <w:b w:val="0"/>
              <w:noProof/>
              <w:sz w:val="24"/>
              <w:szCs w:val="24"/>
              <w:lang w:val="es-CL" w:eastAsia="ja-JP"/>
            </w:rPr>
          </w:pPr>
          <w:r>
            <w:rPr>
              <w:noProof/>
            </w:rPr>
            <w:t>1.2.</w:t>
          </w:r>
          <w:r>
            <w:rPr>
              <w:b w:val="0"/>
              <w:noProof/>
              <w:sz w:val="24"/>
              <w:szCs w:val="24"/>
              <w:lang w:val="es-CL" w:eastAsia="ja-JP"/>
            </w:rPr>
            <w:tab/>
          </w:r>
          <w:r>
            <w:rPr>
              <w:noProof/>
            </w:rPr>
            <w:t>Técnica Ishikawa</w:t>
          </w:r>
          <w:r>
            <w:rPr>
              <w:noProof/>
            </w:rPr>
            <w:tab/>
          </w:r>
          <w:r>
            <w:rPr>
              <w:noProof/>
            </w:rPr>
            <w:fldChar w:fldCharType="begin"/>
          </w:r>
          <w:r>
            <w:rPr>
              <w:noProof/>
            </w:rPr>
            <w:instrText xml:space="preserve"> PAGEREF _Toc290595035 \h </w:instrText>
          </w:r>
          <w:r>
            <w:rPr>
              <w:noProof/>
            </w:rPr>
          </w:r>
          <w:r>
            <w:rPr>
              <w:noProof/>
            </w:rPr>
            <w:fldChar w:fldCharType="separate"/>
          </w:r>
          <w:r w:rsidR="00C42B06">
            <w:rPr>
              <w:noProof/>
            </w:rPr>
            <w:t>3</w:t>
          </w:r>
          <w:r>
            <w:rPr>
              <w:noProof/>
            </w:rPr>
            <w:fldChar w:fldCharType="end"/>
          </w:r>
        </w:p>
        <w:p w14:paraId="223B0D9A" w14:textId="77777777" w:rsidR="00346FCE" w:rsidRDefault="00346FCE">
          <w:pPr>
            <w:pStyle w:val="TDC2"/>
            <w:tabs>
              <w:tab w:val="left" w:pos="843"/>
              <w:tab w:val="right" w:leader="dot" w:pos="8828"/>
            </w:tabs>
            <w:rPr>
              <w:b w:val="0"/>
              <w:noProof/>
              <w:sz w:val="24"/>
              <w:szCs w:val="24"/>
              <w:lang w:val="es-CL" w:eastAsia="ja-JP"/>
            </w:rPr>
          </w:pPr>
          <w:r>
            <w:rPr>
              <w:noProof/>
            </w:rPr>
            <w:t>1.3.</w:t>
          </w:r>
          <w:r>
            <w:rPr>
              <w:b w:val="0"/>
              <w:noProof/>
              <w:sz w:val="24"/>
              <w:szCs w:val="24"/>
              <w:lang w:val="es-CL" w:eastAsia="ja-JP"/>
            </w:rPr>
            <w:tab/>
          </w:r>
          <w:r>
            <w:rPr>
              <w:noProof/>
            </w:rPr>
            <w:t>Objetivos</w:t>
          </w:r>
          <w:r>
            <w:rPr>
              <w:noProof/>
            </w:rPr>
            <w:tab/>
          </w:r>
          <w:r>
            <w:rPr>
              <w:noProof/>
            </w:rPr>
            <w:fldChar w:fldCharType="begin"/>
          </w:r>
          <w:r>
            <w:rPr>
              <w:noProof/>
            </w:rPr>
            <w:instrText xml:space="preserve"> PAGEREF _Toc290595036 \h </w:instrText>
          </w:r>
          <w:r>
            <w:rPr>
              <w:noProof/>
            </w:rPr>
          </w:r>
          <w:r>
            <w:rPr>
              <w:noProof/>
            </w:rPr>
            <w:fldChar w:fldCharType="separate"/>
          </w:r>
          <w:r w:rsidR="00C42B06">
            <w:rPr>
              <w:noProof/>
            </w:rPr>
            <w:t>3</w:t>
          </w:r>
          <w:r>
            <w:rPr>
              <w:noProof/>
            </w:rPr>
            <w:fldChar w:fldCharType="end"/>
          </w:r>
        </w:p>
        <w:p w14:paraId="4E859866" w14:textId="77777777" w:rsidR="00346FCE" w:rsidRDefault="00346FCE">
          <w:pPr>
            <w:pStyle w:val="TDC1"/>
            <w:tabs>
              <w:tab w:val="left" w:pos="438"/>
              <w:tab w:val="right" w:leader="dot" w:pos="8828"/>
            </w:tabs>
            <w:rPr>
              <w:b w:val="0"/>
              <w:noProof/>
              <w:lang w:val="es-CL" w:eastAsia="ja-JP"/>
            </w:rPr>
          </w:pPr>
          <w:r w:rsidRPr="009019E7">
            <w:rPr>
              <w:noProof/>
            </w:rPr>
            <w:t>2.</w:t>
          </w:r>
          <w:r>
            <w:rPr>
              <w:b w:val="0"/>
              <w:noProof/>
              <w:lang w:val="es-CL" w:eastAsia="ja-JP"/>
            </w:rPr>
            <w:tab/>
          </w:r>
          <w:r w:rsidRPr="009019E7">
            <w:rPr>
              <w:noProof/>
            </w:rPr>
            <w:t>Alcance del Proyecto</w:t>
          </w:r>
          <w:r>
            <w:rPr>
              <w:noProof/>
            </w:rPr>
            <w:tab/>
          </w:r>
          <w:r>
            <w:rPr>
              <w:noProof/>
            </w:rPr>
            <w:fldChar w:fldCharType="begin"/>
          </w:r>
          <w:r>
            <w:rPr>
              <w:noProof/>
            </w:rPr>
            <w:instrText xml:space="preserve"> PAGEREF _Toc290595037 \h </w:instrText>
          </w:r>
          <w:r>
            <w:rPr>
              <w:noProof/>
            </w:rPr>
          </w:r>
          <w:r>
            <w:rPr>
              <w:noProof/>
            </w:rPr>
            <w:fldChar w:fldCharType="separate"/>
          </w:r>
          <w:r w:rsidR="00C42B06">
            <w:rPr>
              <w:noProof/>
            </w:rPr>
            <w:t>4</w:t>
          </w:r>
          <w:r>
            <w:rPr>
              <w:noProof/>
            </w:rPr>
            <w:fldChar w:fldCharType="end"/>
          </w:r>
        </w:p>
        <w:p w14:paraId="76345785" w14:textId="77777777" w:rsidR="00346FCE" w:rsidRDefault="00346FCE">
          <w:pPr>
            <w:pStyle w:val="TDC1"/>
            <w:tabs>
              <w:tab w:val="left" w:pos="438"/>
              <w:tab w:val="right" w:leader="dot" w:pos="8828"/>
            </w:tabs>
            <w:rPr>
              <w:b w:val="0"/>
              <w:noProof/>
              <w:lang w:val="es-CL" w:eastAsia="ja-JP"/>
            </w:rPr>
          </w:pPr>
          <w:r w:rsidRPr="009019E7">
            <w:rPr>
              <w:noProof/>
            </w:rPr>
            <w:t>3.</w:t>
          </w:r>
          <w:r>
            <w:rPr>
              <w:b w:val="0"/>
              <w:noProof/>
              <w:lang w:val="es-CL" w:eastAsia="ja-JP"/>
            </w:rPr>
            <w:tab/>
          </w:r>
          <w:r w:rsidRPr="009019E7">
            <w:rPr>
              <w:noProof/>
            </w:rPr>
            <w:t>Limitaciones</w:t>
          </w:r>
          <w:r>
            <w:rPr>
              <w:noProof/>
            </w:rPr>
            <w:tab/>
          </w:r>
          <w:r>
            <w:rPr>
              <w:noProof/>
            </w:rPr>
            <w:fldChar w:fldCharType="begin"/>
          </w:r>
          <w:r>
            <w:rPr>
              <w:noProof/>
            </w:rPr>
            <w:instrText xml:space="preserve"> PAGEREF _Toc290595038 \h </w:instrText>
          </w:r>
          <w:r>
            <w:rPr>
              <w:noProof/>
            </w:rPr>
          </w:r>
          <w:r>
            <w:rPr>
              <w:noProof/>
            </w:rPr>
            <w:fldChar w:fldCharType="separate"/>
          </w:r>
          <w:r w:rsidR="00C42B06">
            <w:rPr>
              <w:noProof/>
            </w:rPr>
            <w:t>4</w:t>
          </w:r>
          <w:r>
            <w:rPr>
              <w:noProof/>
            </w:rPr>
            <w:fldChar w:fldCharType="end"/>
          </w:r>
        </w:p>
        <w:p w14:paraId="510E7AAF" w14:textId="77777777" w:rsidR="00346FCE" w:rsidRDefault="00346FCE">
          <w:pPr>
            <w:pStyle w:val="TDC1"/>
            <w:tabs>
              <w:tab w:val="left" w:pos="438"/>
              <w:tab w:val="right" w:leader="dot" w:pos="8828"/>
            </w:tabs>
            <w:rPr>
              <w:b w:val="0"/>
              <w:noProof/>
              <w:lang w:val="es-CL" w:eastAsia="ja-JP"/>
            </w:rPr>
          </w:pPr>
          <w:r>
            <w:rPr>
              <w:noProof/>
            </w:rPr>
            <w:t>4.</w:t>
          </w:r>
          <w:r>
            <w:rPr>
              <w:b w:val="0"/>
              <w:noProof/>
              <w:lang w:val="es-CL" w:eastAsia="ja-JP"/>
            </w:rPr>
            <w:tab/>
          </w:r>
          <w:r>
            <w:rPr>
              <w:noProof/>
            </w:rPr>
            <w:t>Modelo de Negocio BPMN Actual/Futura</w:t>
          </w:r>
          <w:r>
            <w:rPr>
              <w:noProof/>
            </w:rPr>
            <w:tab/>
          </w:r>
          <w:r>
            <w:rPr>
              <w:noProof/>
            </w:rPr>
            <w:fldChar w:fldCharType="begin"/>
          </w:r>
          <w:r>
            <w:rPr>
              <w:noProof/>
            </w:rPr>
            <w:instrText xml:space="preserve"> PAGEREF _Toc290595039 \h </w:instrText>
          </w:r>
          <w:r>
            <w:rPr>
              <w:noProof/>
            </w:rPr>
          </w:r>
          <w:r>
            <w:rPr>
              <w:noProof/>
            </w:rPr>
            <w:fldChar w:fldCharType="separate"/>
          </w:r>
          <w:r w:rsidR="00C42B06">
            <w:rPr>
              <w:noProof/>
            </w:rPr>
            <w:t>5</w:t>
          </w:r>
          <w:r>
            <w:rPr>
              <w:noProof/>
            </w:rPr>
            <w:fldChar w:fldCharType="end"/>
          </w:r>
        </w:p>
        <w:p w14:paraId="33855EAC" w14:textId="77777777" w:rsidR="00346FCE" w:rsidRDefault="00346FCE">
          <w:pPr>
            <w:pStyle w:val="TDC2"/>
            <w:tabs>
              <w:tab w:val="left" w:pos="843"/>
              <w:tab w:val="right" w:leader="dot" w:pos="8828"/>
            </w:tabs>
            <w:rPr>
              <w:b w:val="0"/>
              <w:noProof/>
              <w:sz w:val="24"/>
              <w:szCs w:val="24"/>
              <w:lang w:val="es-CL" w:eastAsia="ja-JP"/>
            </w:rPr>
          </w:pPr>
          <w:r>
            <w:rPr>
              <w:noProof/>
            </w:rPr>
            <w:t>4.1.</w:t>
          </w:r>
          <w:r>
            <w:rPr>
              <w:b w:val="0"/>
              <w:noProof/>
              <w:sz w:val="24"/>
              <w:szCs w:val="24"/>
              <w:lang w:val="es-CL" w:eastAsia="ja-JP"/>
            </w:rPr>
            <w:tab/>
          </w:r>
          <w:r>
            <w:rPr>
              <w:noProof/>
            </w:rPr>
            <w:t>Actual</w:t>
          </w:r>
          <w:r>
            <w:rPr>
              <w:noProof/>
            </w:rPr>
            <w:tab/>
          </w:r>
          <w:r>
            <w:rPr>
              <w:noProof/>
            </w:rPr>
            <w:fldChar w:fldCharType="begin"/>
          </w:r>
          <w:r>
            <w:rPr>
              <w:noProof/>
            </w:rPr>
            <w:instrText xml:space="preserve"> PAGEREF _Toc290595040 \h </w:instrText>
          </w:r>
          <w:r>
            <w:rPr>
              <w:noProof/>
            </w:rPr>
          </w:r>
          <w:r>
            <w:rPr>
              <w:noProof/>
            </w:rPr>
            <w:fldChar w:fldCharType="separate"/>
          </w:r>
          <w:r w:rsidR="00C42B06">
            <w:rPr>
              <w:noProof/>
            </w:rPr>
            <w:t>5</w:t>
          </w:r>
          <w:r>
            <w:rPr>
              <w:noProof/>
            </w:rPr>
            <w:fldChar w:fldCharType="end"/>
          </w:r>
        </w:p>
        <w:p w14:paraId="1E8DB0D2" w14:textId="77777777" w:rsidR="00346FCE" w:rsidRDefault="00346FCE">
          <w:pPr>
            <w:pStyle w:val="TDC2"/>
            <w:tabs>
              <w:tab w:val="left" w:pos="843"/>
              <w:tab w:val="right" w:leader="dot" w:pos="8828"/>
            </w:tabs>
            <w:rPr>
              <w:b w:val="0"/>
              <w:noProof/>
              <w:sz w:val="24"/>
              <w:szCs w:val="24"/>
              <w:lang w:val="es-CL" w:eastAsia="ja-JP"/>
            </w:rPr>
          </w:pPr>
          <w:r>
            <w:rPr>
              <w:noProof/>
            </w:rPr>
            <w:t>4.2.</w:t>
          </w:r>
          <w:r>
            <w:rPr>
              <w:b w:val="0"/>
              <w:noProof/>
              <w:sz w:val="24"/>
              <w:szCs w:val="24"/>
              <w:lang w:val="es-CL" w:eastAsia="ja-JP"/>
            </w:rPr>
            <w:tab/>
          </w:r>
          <w:r>
            <w:rPr>
              <w:noProof/>
            </w:rPr>
            <w:t>Futuro</w:t>
          </w:r>
          <w:r>
            <w:rPr>
              <w:noProof/>
            </w:rPr>
            <w:tab/>
          </w:r>
          <w:r>
            <w:rPr>
              <w:noProof/>
            </w:rPr>
            <w:fldChar w:fldCharType="begin"/>
          </w:r>
          <w:r>
            <w:rPr>
              <w:noProof/>
            </w:rPr>
            <w:instrText xml:space="preserve"> PAGEREF _Toc290595041 \h </w:instrText>
          </w:r>
          <w:r>
            <w:rPr>
              <w:noProof/>
            </w:rPr>
          </w:r>
          <w:r>
            <w:rPr>
              <w:noProof/>
            </w:rPr>
            <w:fldChar w:fldCharType="separate"/>
          </w:r>
          <w:r w:rsidR="00C42B06">
            <w:rPr>
              <w:noProof/>
            </w:rPr>
            <w:t>5</w:t>
          </w:r>
          <w:r>
            <w:rPr>
              <w:noProof/>
            </w:rPr>
            <w:fldChar w:fldCharType="end"/>
          </w:r>
        </w:p>
        <w:p w14:paraId="3CC534F1" w14:textId="77777777" w:rsidR="00346FCE" w:rsidRDefault="00346FCE">
          <w:pPr>
            <w:pStyle w:val="TDC1"/>
            <w:tabs>
              <w:tab w:val="left" w:pos="438"/>
              <w:tab w:val="right" w:leader="dot" w:pos="8828"/>
            </w:tabs>
            <w:rPr>
              <w:b w:val="0"/>
              <w:noProof/>
              <w:lang w:val="es-CL" w:eastAsia="ja-JP"/>
            </w:rPr>
          </w:pPr>
          <w:r>
            <w:rPr>
              <w:noProof/>
            </w:rPr>
            <w:t>5.</w:t>
          </w:r>
          <w:r>
            <w:rPr>
              <w:b w:val="0"/>
              <w:noProof/>
              <w:lang w:val="es-CL" w:eastAsia="ja-JP"/>
            </w:rPr>
            <w:tab/>
          </w:r>
          <w:r>
            <w:rPr>
              <w:noProof/>
            </w:rPr>
            <w:t>Metodologías</w:t>
          </w:r>
          <w:r>
            <w:rPr>
              <w:noProof/>
            </w:rPr>
            <w:tab/>
          </w:r>
          <w:r>
            <w:rPr>
              <w:noProof/>
            </w:rPr>
            <w:fldChar w:fldCharType="begin"/>
          </w:r>
          <w:r>
            <w:rPr>
              <w:noProof/>
            </w:rPr>
            <w:instrText xml:space="preserve"> PAGEREF _Toc290595042 \h </w:instrText>
          </w:r>
          <w:r>
            <w:rPr>
              <w:noProof/>
            </w:rPr>
          </w:r>
          <w:r>
            <w:rPr>
              <w:noProof/>
            </w:rPr>
            <w:fldChar w:fldCharType="separate"/>
          </w:r>
          <w:r w:rsidR="00C42B06">
            <w:rPr>
              <w:noProof/>
            </w:rPr>
            <w:t>5</w:t>
          </w:r>
          <w:r>
            <w:rPr>
              <w:noProof/>
            </w:rPr>
            <w:fldChar w:fldCharType="end"/>
          </w:r>
        </w:p>
        <w:p w14:paraId="748CD46B" w14:textId="77777777" w:rsidR="00346FCE" w:rsidRDefault="00346FCE">
          <w:pPr>
            <w:pStyle w:val="TDC2"/>
            <w:tabs>
              <w:tab w:val="left" w:pos="843"/>
              <w:tab w:val="right" w:leader="dot" w:pos="8828"/>
            </w:tabs>
            <w:rPr>
              <w:b w:val="0"/>
              <w:noProof/>
              <w:sz w:val="24"/>
              <w:szCs w:val="24"/>
              <w:lang w:val="es-CL" w:eastAsia="ja-JP"/>
            </w:rPr>
          </w:pPr>
          <w:r>
            <w:rPr>
              <w:noProof/>
            </w:rPr>
            <w:t>5.1.</w:t>
          </w:r>
          <w:r>
            <w:rPr>
              <w:b w:val="0"/>
              <w:noProof/>
              <w:sz w:val="24"/>
              <w:szCs w:val="24"/>
              <w:lang w:val="es-CL" w:eastAsia="ja-JP"/>
            </w:rPr>
            <w:tab/>
          </w:r>
          <w:r>
            <w:rPr>
              <w:noProof/>
            </w:rPr>
            <w:t>Roles</w:t>
          </w:r>
          <w:r>
            <w:rPr>
              <w:noProof/>
            </w:rPr>
            <w:tab/>
          </w:r>
          <w:r>
            <w:rPr>
              <w:noProof/>
            </w:rPr>
            <w:fldChar w:fldCharType="begin"/>
          </w:r>
          <w:r>
            <w:rPr>
              <w:noProof/>
            </w:rPr>
            <w:instrText xml:space="preserve"> PAGEREF _Toc290595043 \h </w:instrText>
          </w:r>
          <w:r>
            <w:rPr>
              <w:noProof/>
            </w:rPr>
          </w:r>
          <w:r>
            <w:rPr>
              <w:noProof/>
            </w:rPr>
            <w:fldChar w:fldCharType="separate"/>
          </w:r>
          <w:r w:rsidR="00C42B06">
            <w:rPr>
              <w:noProof/>
            </w:rPr>
            <w:t>6</w:t>
          </w:r>
          <w:r>
            <w:rPr>
              <w:noProof/>
            </w:rPr>
            <w:fldChar w:fldCharType="end"/>
          </w:r>
        </w:p>
        <w:p w14:paraId="59BE0907" w14:textId="77777777" w:rsidR="00346FCE" w:rsidRDefault="00346FCE">
          <w:pPr>
            <w:pStyle w:val="TDC1"/>
            <w:tabs>
              <w:tab w:val="left" w:pos="438"/>
              <w:tab w:val="right" w:leader="dot" w:pos="8828"/>
            </w:tabs>
            <w:rPr>
              <w:b w:val="0"/>
              <w:noProof/>
              <w:lang w:val="es-CL" w:eastAsia="ja-JP"/>
            </w:rPr>
          </w:pPr>
          <w:r>
            <w:rPr>
              <w:noProof/>
            </w:rPr>
            <w:t>6.</w:t>
          </w:r>
          <w:r>
            <w:rPr>
              <w:b w:val="0"/>
              <w:noProof/>
              <w:lang w:val="es-CL" w:eastAsia="ja-JP"/>
            </w:rPr>
            <w:tab/>
          </w:r>
          <w:r>
            <w:rPr>
              <w:noProof/>
            </w:rPr>
            <w:t>Requerimientos no funcionales</w:t>
          </w:r>
          <w:r>
            <w:rPr>
              <w:noProof/>
            </w:rPr>
            <w:tab/>
          </w:r>
          <w:r>
            <w:rPr>
              <w:noProof/>
            </w:rPr>
            <w:fldChar w:fldCharType="begin"/>
          </w:r>
          <w:r>
            <w:rPr>
              <w:noProof/>
            </w:rPr>
            <w:instrText xml:space="preserve"> PAGEREF _Toc290595044 \h </w:instrText>
          </w:r>
          <w:r>
            <w:rPr>
              <w:noProof/>
            </w:rPr>
          </w:r>
          <w:r>
            <w:rPr>
              <w:noProof/>
            </w:rPr>
            <w:fldChar w:fldCharType="separate"/>
          </w:r>
          <w:r w:rsidR="00C42B06">
            <w:rPr>
              <w:noProof/>
            </w:rPr>
            <w:t>8</w:t>
          </w:r>
          <w:r>
            <w:rPr>
              <w:noProof/>
            </w:rPr>
            <w:fldChar w:fldCharType="end"/>
          </w:r>
        </w:p>
        <w:p w14:paraId="6A6D2AA1" w14:textId="77777777" w:rsidR="00346FCE" w:rsidRDefault="00346FCE">
          <w:pPr>
            <w:pStyle w:val="TDC1"/>
            <w:tabs>
              <w:tab w:val="left" w:pos="438"/>
              <w:tab w:val="right" w:leader="dot" w:pos="8828"/>
            </w:tabs>
            <w:rPr>
              <w:b w:val="0"/>
              <w:noProof/>
              <w:lang w:val="es-CL" w:eastAsia="ja-JP"/>
            </w:rPr>
          </w:pPr>
          <w:r>
            <w:rPr>
              <w:noProof/>
            </w:rPr>
            <w:t>7.</w:t>
          </w:r>
          <w:r>
            <w:rPr>
              <w:b w:val="0"/>
              <w:noProof/>
              <w:lang w:val="es-CL" w:eastAsia="ja-JP"/>
            </w:rPr>
            <w:tab/>
          </w:r>
          <w:r>
            <w:rPr>
              <w:noProof/>
            </w:rPr>
            <w:t>Retroalimentación del proyecto</w:t>
          </w:r>
          <w:r>
            <w:rPr>
              <w:noProof/>
            </w:rPr>
            <w:tab/>
          </w:r>
          <w:r>
            <w:rPr>
              <w:noProof/>
            </w:rPr>
            <w:fldChar w:fldCharType="begin"/>
          </w:r>
          <w:r>
            <w:rPr>
              <w:noProof/>
            </w:rPr>
            <w:instrText xml:space="preserve"> PAGEREF _Toc290595045 \h </w:instrText>
          </w:r>
          <w:r>
            <w:rPr>
              <w:noProof/>
            </w:rPr>
          </w:r>
          <w:r>
            <w:rPr>
              <w:noProof/>
            </w:rPr>
            <w:fldChar w:fldCharType="separate"/>
          </w:r>
          <w:r w:rsidR="00C42B06">
            <w:rPr>
              <w:noProof/>
            </w:rPr>
            <w:t>8</w:t>
          </w:r>
          <w:r>
            <w:rPr>
              <w:noProof/>
            </w:rPr>
            <w:fldChar w:fldCharType="end"/>
          </w:r>
        </w:p>
        <w:p w14:paraId="79096190" w14:textId="77777777" w:rsidR="00346FCE" w:rsidRDefault="00346FCE">
          <w:pPr>
            <w:pStyle w:val="TDC1"/>
            <w:tabs>
              <w:tab w:val="left" w:pos="438"/>
              <w:tab w:val="right" w:leader="dot" w:pos="8828"/>
            </w:tabs>
            <w:rPr>
              <w:b w:val="0"/>
              <w:noProof/>
              <w:lang w:val="es-CL" w:eastAsia="ja-JP"/>
            </w:rPr>
          </w:pPr>
          <w:r>
            <w:rPr>
              <w:noProof/>
            </w:rPr>
            <w:t>8.</w:t>
          </w:r>
          <w:r>
            <w:rPr>
              <w:b w:val="0"/>
              <w:noProof/>
              <w:lang w:val="es-CL" w:eastAsia="ja-JP"/>
            </w:rPr>
            <w:tab/>
          </w:r>
          <w:r>
            <w:rPr>
              <w:noProof/>
            </w:rPr>
            <w:t>Prototipo</w:t>
          </w:r>
          <w:r>
            <w:rPr>
              <w:noProof/>
            </w:rPr>
            <w:tab/>
          </w:r>
          <w:r>
            <w:rPr>
              <w:noProof/>
            </w:rPr>
            <w:fldChar w:fldCharType="begin"/>
          </w:r>
          <w:r>
            <w:rPr>
              <w:noProof/>
            </w:rPr>
            <w:instrText xml:space="preserve"> PAGEREF _Toc290595046 \h </w:instrText>
          </w:r>
          <w:r>
            <w:rPr>
              <w:noProof/>
            </w:rPr>
          </w:r>
          <w:r>
            <w:rPr>
              <w:noProof/>
            </w:rPr>
            <w:fldChar w:fldCharType="separate"/>
          </w:r>
          <w:r w:rsidR="00C42B06">
            <w:rPr>
              <w:noProof/>
            </w:rPr>
            <w:t>9</w:t>
          </w:r>
          <w:r>
            <w:rPr>
              <w:noProof/>
            </w:rPr>
            <w:fldChar w:fldCharType="end"/>
          </w:r>
        </w:p>
        <w:p w14:paraId="77F0D3E9" w14:textId="77777777" w:rsidR="00346FCE" w:rsidRDefault="00346FCE">
          <w:pPr>
            <w:pStyle w:val="TDC2"/>
            <w:tabs>
              <w:tab w:val="left" w:pos="843"/>
              <w:tab w:val="right" w:leader="dot" w:pos="8828"/>
            </w:tabs>
            <w:rPr>
              <w:b w:val="0"/>
              <w:noProof/>
              <w:sz w:val="24"/>
              <w:szCs w:val="24"/>
              <w:lang w:val="es-CL" w:eastAsia="ja-JP"/>
            </w:rPr>
          </w:pPr>
          <w:r>
            <w:rPr>
              <w:noProof/>
            </w:rPr>
            <w:t>8.1.</w:t>
          </w:r>
          <w:r>
            <w:rPr>
              <w:b w:val="0"/>
              <w:noProof/>
              <w:sz w:val="24"/>
              <w:szCs w:val="24"/>
              <w:lang w:val="es-CL" w:eastAsia="ja-JP"/>
            </w:rPr>
            <w:tab/>
          </w:r>
          <w:r>
            <w:rPr>
              <w:noProof/>
            </w:rPr>
            <w:t>Prototipo Web</w:t>
          </w:r>
          <w:r>
            <w:rPr>
              <w:noProof/>
            </w:rPr>
            <w:tab/>
          </w:r>
          <w:r>
            <w:rPr>
              <w:noProof/>
            </w:rPr>
            <w:fldChar w:fldCharType="begin"/>
          </w:r>
          <w:r>
            <w:rPr>
              <w:noProof/>
            </w:rPr>
            <w:instrText xml:space="preserve"> PAGEREF _Toc290595047 \h </w:instrText>
          </w:r>
          <w:r>
            <w:rPr>
              <w:noProof/>
            </w:rPr>
          </w:r>
          <w:r>
            <w:rPr>
              <w:noProof/>
            </w:rPr>
            <w:fldChar w:fldCharType="separate"/>
          </w:r>
          <w:r w:rsidR="00C42B06">
            <w:rPr>
              <w:noProof/>
            </w:rPr>
            <w:t>9</w:t>
          </w:r>
          <w:r>
            <w:rPr>
              <w:noProof/>
            </w:rPr>
            <w:fldChar w:fldCharType="end"/>
          </w:r>
        </w:p>
        <w:p w14:paraId="6CFE828F" w14:textId="77777777" w:rsidR="00346FCE" w:rsidRDefault="00346FCE">
          <w:pPr>
            <w:pStyle w:val="TDC2"/>
            <w:tabs>
              <w:tab w:val="left" w:pos="843"/>
              <w:tab w:val="right" w:leader="dot" w:pos="8828"/>
            </w:tabs>
            <w:rPr>
              <w:b w:val="0"/>
              <w:noProof/>
              <w:sz w:val="24"/>
              <w:szCs w:val="24"/>
              <w:lang w:val="es-CL" w:eastAsia="ja-JP"/>
            </w:rPr>
          </w:pPr>
          <w:r>
            <w:rPr>
              <w:noProof/>
            </w:rPr>
            <w:t>8.2.</w:t>
          </w:r>
          <w:r>
            <w:rPr>
              <w:b w:val="0"/>
              <w:noProof/>
              <w:sz w:val="24"/>
              <w:szCs w:val="24"/>
              <w:lang w:val="es-CL" w:eastAsia="ja-JP"/>
            </w:rPr>
            <w:tab/>
          </w:r>
          <w:r>
            <w:rPr>
              <w:noProof/>
            </w:rPr>
            <w:t>Prototipo Móvil</w:t>
          </w:r>
          <w:r>
            <w:rPr>
              <w:noProof/>
            </w:rPr>
            <w:tab/>
          </w:r>
          <w:r>
            <w:rPr>
              <w:noProof/>
            </w:rPr>
            <w:fldChar w:fldCharType="begin"/>
          </w:r>
          <w:r>
            <w:rPr>
              <w:noProof/>
            </w:rPr>
            <w:instrText xml:space="preserve"> PAGEREF _Toc290595048 \h </w:instrText>
          </w:r>
          <w:r>
            <w:rPr>
              <w:noProof/>
            </w:rPr>
          </w:r>
          <w:r>
            <w:rPr>
              <w:noProof/>
            </w:rPr>
            <w:fldChar w:fldCharType="separate"/>
          </w:r>
          <w:r w:rsidR="00C42B06">
            <w:rPr>
              <w:noProof/>
            </w:rPr>
            <w:t>16</w:t>
          </w:r>
          <w:r>
            <w:rPr>
              <w:noProof/>
            </w:rPr>
            <w:fldChar w:fldCharType="end"/>
          </w:r>
        </w:p>
        <w:p w14:paraId="7AE39DF5" w14:textId="77777777" w:rsidR="00346FCE" w:rsidRDefault="00346FCE">
          <w:pPr>
            <w:pStyle w:val="TDC1"/>
            <w:tabs>
              <w:tab w:val="left" w:pos="438"/>
              <w:tab w:val="right" w:leader="dot" w:pos="8828"/>
            </w:tabs>
            <w:rPr>
              <w:b w:val="0"/>
              <w:noProof/>
              <w:lang w:val="es-CL" w:eastAsia="ja-JP"/>
            </w:rPr>
          </w:pPr>
          <w:r>
            <w:rPr>
              <w:noProof/>
            </w:rPr>
            <w:t>9.</w:t>
          </w:r>
          <w:r>
            <w:rPr>
              <w:b w:val="0"/>
              <w:noProof/>
              <w:lang w:val="es-CL" w:eastAsia="ja-JP"/>
            </w:rPr>
            <w:tab/>
          </w:r>
          <w:r>
            <w:rPr>
              <w:noProof/>
            </w:rPr>
            <w:t>Definir que se hizo – que se hará en la siguiente semana y problemas encontrados</w:t>
          </w:r>
          <w:r>
            <w:rPr>
              <w:noProof/>
            </w:rPr>
            <w:tab/>
          </w:r>
          <w:r>
            <w:rPr>
              <w:noProof/>
            </w:rPr>
            <w:fldChar w:fldCharType="begin"/>
          </w:r>
          <w:r>
            <w:rPr>
              <w:noProof/>
            </w:rPr>
            <w:instrText xml:space="preserve"> PAGEREF _Toc290595049 \h </w:instrText>
          </w:r>
          <w:r>
            <w:rPr>
              <w:noProof/>
            </w:rPr>
          </w:r>
          <w:r>
            <w:rPr>
              <w:noProof/>
            </w:rPr>
            <w:fldChar w:fldCharType="separate"/>
          </w:r>
          <w:r w:rsidR="00C42B06">
            <w:rPr>
              <w:noProof/>
            </w:rPr>
            <w:t>28</w:t>
          </w:r>
          <w:r>
            <w:rPr>
              <w:noProof/>
            </w:rPr>
            <w:fldChar w:fldCharType="end"/>
          </w:r>
        </w:p>
        <w:p w14:paraId="2F5C9BCA" w14:textId="267785A7" w:rsidR="00C407F7" w:rsidRDefault="00C407F7">
          <w:r>
            <w:rPr>
              <w:b/>
              <w:bCs/>
              <w:noProof/>
            </w:rPr>
            <w:fldChar w:fldCharType="end"/>
          </w:r>
        </w:p>
      </w:sdtContent>
    </w:sdt>
    <w:p w14:paraId="27995B6E" w14:textId="77777777" w:rsidR="00C407F7" w:rsidRDefault="00C407F7" w:rsidP="00694F93"/>
    <w:p w14:paraId="697F424C" w14:textId="78173355" w:rsidR="006F3011" w:rsidRPr="00694F93" w:rsidRDefault="00C802F6" w:rsidP="00694F93">
      <w:pPr>
        <w:pStyle w:val="Ttulo1"/>
        <w:rPr>
          <w:rFonts w:asciiTheme="minorHAnsi" w:hAnsiTheme="minorHAnsi"/>
        </w:rPr>
      </w:pPr>
      <w:bookmarkStart w:id="0" w:name="_Toc290595033"/>
      <w:r w:rsidRPr="00694F93">
        <w:rPr>
          <w:rFonts w:asciiTheme="minorHAnsi" w:hAnsiTheme="minorHAnsi"/>
        </w:rPr>
        <w:t>Corrección problema, objetivos generales y específicos:</w:t>
      </w:r>
      <w:bookmarkEnd w:id="0"/>
    </w:p>
    <w:p w14:paraId="521F3EF1" w14:textId="77777777" w:rsidR="00C802F6" w:rsidRDefault="00C802F6" w:rsidP="00DD6DD4">
      <w:pPr>
        <w:ind w:left="360"/>
      </w:pPr>
    </w:p>
    <w:p w14:paraId="63634F0D" w14:textId="7D13DCC8" w:rsidR="00DD6DD4" w:rsidRDefault="00DD6DD4" w:rsidP="00DD6DD4">
      <w:pPr>
        <w:ind w:left="360"/>
      </w:pPr>
      <w:r>
        <w:t>En una encuesta realizada a más de 100 personas, se obtuvo que el 77% de las personas prefiere realizar compras de manera presencial y el 82,7% prefiere buscar alternativas antes de comprar un producto para encontrarlo al precio más económico. De las personas encuestadas un 58,1% de las personas antes de ir a comprar el producto hace una busca previa por internet y un 29,8% lo hace de vez en cuando. Al 79,1% de las personas le ha sucedido en al menos una ocasión que se interesaron por un producto, pero no supieron en donde comprarlo.</w:t>
      </w:r>
    </w:p>
    <w:p w14:paraId="7E09D99E" w14:textId="17123694" w:rsidR="00DD6DD4" w:rsidRDefault="00DD6DD4" w:rsidP="00DD6DD4">
      <w:pPr>
        <w:ind w:left="360"/>
      </w:pPr>
      <w:r>
        <w:t xml:space="preserve">Por todos estos motivos es que se dificulta la toma de decisión sobre donde comprar un producto, ya que una gran cantidad de personas antes de comprar un producto busca alternativas, lo que trae consigo tomar gran cantidad de tiempo en buscar el producto al mejor precio, sin mencionar que puede que se pase por alto algunos lugares en donde podría </w:t>
      </w:r>
      <w:r w:rsidR="005B514C">
        <w:t xml:space="preserve">encontrarse el producto. </w:t>
      </w:r>
    </w:p>
    <w:p w14:paraId="3C855D91" w14:textId="77777777" w:rsidR="00DD6DD4" w:rsidRDefault="00DD6DD4" w:rsidP="00DD6DD4">
      <w:pPr>
        <w:ind w:left="360"/>
      </w:pPr>
    </w:p>
    <w:p w14:paraId="1CC49498" w14:textId="77777777" w:rsidR="00DD6DD4" w:rsidRDefault="00DD6DD4"/>
    <w:p w14:paraId="16AAC4AA" w14:textId="44116A8F" w:rsidR="004A5230" w:rsidRPr="006F4ED7" w:rsidRDefault="004A5230" w:rsidP="006F4ED7">
      <w:pPr>
        <w:pStyle w:val="Prrafodelista"/>
        <w:numPr>
          <w:ilvl w:val="0"/>
          <w:numId w:val="1"/>
        </w:numPr>
        <w:jc w:val="both"/>
        <w:rPr>
          <w:lang w:val="es-CL"/>
        </w:rPr>
      </w:pPr>
      <w:bookmarkStart w:id="1" w:name="OLE_LINK1"/>
      <w:bookmarkStart w:id="2" w:name="OLE_LINK2"/>
      <w:r w:rsidRPr="005029DD">
        <w:rPr>
          <w:lang w:val="es-ES"/>
        </w:rPr>
        <w:t>Complejidad para tomar una decisión sobre donde comprar un producto y al mejor precio en un rango determinado</w:t>
      </w:r>
    </w:p>
    <w:p w14:paraId="0D955A3D" w14:textId="77777777" w:rsidR="00C802F6" w:rsidRPr="00CE3A5E" w:rsidRDefault="00C802F6" w:rsidP="00C407F7">
      <w:pPr>
        <w:pStyle w:val="Ttulo2"/>
      </w:pPr>
      <w:bookmarkStart w:id="3" w:name="_Toc288825857"/>
      <w:bookmarkStart w:id="4" w:name="_Toc290595034"/>
      <w:bookmarkEnd w:id="1"/>
      <w:bookmarkEnd w:id="2"/>
      <w:r>
        <w:lastRenderedPageBreak/>
        <w:t>Técnica 5 “por qué</w:t>
      </w:r>
      <w:r w:rsidRPr="00CE3A5E">
        <w:t>’s”</w:t>
      </w:r>
      <w:bookmarkEnd w:id="3"/>
      <w:bookmarkEnd w:id="4"/>
      <w:r w:rsidRPr="00CE3A5E">
        <w:t xml:space="preserve"> </w:t>
      </w:r>
    </w:p>
    <w:p w14:paraId="35B37D20" w14:textId="06E3CE91" w:rsidR="00C802F6" w:rsidRDefault="00B11B22" w:rsidP="00C802F6">
      <w:pPr>
        <w:ind w:hanging="1418"/>
      </w:pPr>
      <w:r>
        <w:rPr>
          <w:noProof/>
          <w:lang w:val="es-ES"/>
        </w:rPr>
        <w:drawing>
          <wp:inline distT="0" distB="0" distL="0" distR="0" wp14:anchorId="6C785588" wp14:editId="0F1F1F2C">
            <wp:extent cx="7295740" cy="7887970"/>
            <wp:effectExtent l="0" t="0" r="0"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por qué's v23456789.jpg"/>
                    <pic:cNvPicPr/>
                  </pic:nvPicPr>
                  <pic:blipFill>
                    <a:blip r:embed="rId7">
                      <a:extLst>
                        <a:ext uri="{28A0092B-C50C-407E-A947-70E740481C1C}">
                          <a14:useLocalDpi xmlns:a14="http://schemas.microsoft.com/office/drawing/2010/main" val="0"/>
                        </a:ext>
                      </a:extLst>
                    </a:blip>
                    <a:stretch>
                      <a:fillRect/>
                    </a:stretch>
                  </pic:blipFill>
                  <pic:spPr>
                    <a:xfrm>
                      <a:off x="0" y="0"/>
                      <a:ext cx="7295740" cy="7887970"/>
                    </a:xfrm>
                    <a:prstGeom prst="rect">
                      <a:avLst/>
                    </a:prstGeom>
                  </pic:spPr>
                </pic:pic>
              </a:graphicData>
            </a:graphic>
          </wp:inline>
        </w:drawing>
      </w:r>
    </w:p>
    <w:p w14:paraId="41D3F97C" w14:textId="77777777" w:rsidR="00C802F6" w:rsidRDefault="00C802F6" w:rsidP="00C802F6">
      <w:pPr>
        <w:ind w:hanging="1418"/>
      </w:pPr>
    </w:p>
    <w:p w14:paraId="7C16E11C" w14:textId="77777777" w:rsidR="00C802F6" w:rsidRPr="00CE3A5E" w:rsidRDefault="00C802F6" w:rsidP="00C407F7">
      <w:pPr>
        <w:pStyle w:val="Ttulo2"/>
      </w:pPr>
      <w:bookmarkStart w:id="5" w:name="_Toc288825858"/>
      <w:bookmarkStart w:id="6" w:name="_Toc290595035"/>
      <w:r w:rsidRPr="00CE3A5E">
        <w:t>Técnica Ishikawa</w:t>
      </w:r>
      <w:bookmarkEnd w:id="5"/>
      <w:bookmarkEnd w:id="6"/>
    </w:p>
    <w:p w14:paraId="14C6F1ED" w14:textId="463C7030" w:rsidR="00C802F6" w:rsidRDefault="00B077FD" w:rsidP="004C31E4">
      <w:pPr>
        <w:ind w:hanging="1701"/>
      </w:pPr>
      <w:r>
        <w:rPr>
          <w:noProof/>
          <w:lang w:val="es-ES"/>
        </w:rPr>
        <w:drawing>
          <wp:inline distT="0" distB="0" distL="0" distR="0" wp14:anchorId="17A8ACD1" wp14:editId="16FB8E43">
            <wp:extent cx="7709535" cy="2976345"/>
            <wp:effectExtent l="0" t="0" r="1206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hikawa v4.jpg"/>
                    <pic:cNvPicPr/>
                  </pic:nvPicPr>
                  <pic:blipFill>
                    <a:blip r:embed="rId8">
                      <a:extLst>
                        <a:ext uri="{28A0092B-C50C-407E-A947-70E740481C1C}">
                          <a14:useLocalDpi xmlns:a14="http://schemas.microsoft.com/office/drawing/2010/main" val="0"/>
                        </a:ext>
                      </a:extLst>
                    </a:blip>
                    <a:stretch>
                      <a:fillRect/>
                    </a:stretch>
                  </pic:blipFill>
                  <pic:spPr>
                    <a:xfrm>
                      <a:off x="0" y="0"/>
                      <a:ext cx="7709535" cy="2976345"/>
                    </a:xfrm>
                    <a:prstGeom prst="rect">
                      <a:avLst/>
                    </a:prstGeom>
                  </pic:spPr>
                </pic:pic>
              </a:graphicData>
            </a:graphic>
          </wp:inline>
        </w:drawing>
      </w:r>
    </w:p>
    <w:p w14:paraId="2F3BC33A" w14:textId="77777777" w:rsidR="00C802F6" w:rsidRPr="00C802F6" w:rsidRDefault="00C802F6" w:rsidP="00C802F6"/>
    <w:p w14:paraId="22BD4F67" w14:textId="77777777" w:rsidR="00C802F6" w:rsidRPr="00C802F6" w:rsidRDefault="00C802F6" w:rsidP="00C802F6"/>
    <w:p w14:paraId="539BF942" w14:textId="77777777" w:rsidR="00C802F6" w:rsidRPr="00C802F6" w:rsidRDefault="00C802F6" w:rsidP="00C802F6"/>
    <w:p w14:paraId="21B646D3" w14:textId="77777777" w:rsidR="00C802F6" w:rsidRPr="00CE3A5E" w:rsidRDefault="00C802F6" w:rsidP="00C407F7">
      <w:pPr>
        <w:pStyle w:val="Ttulo2"/>
      </w:pPr>
      <w:bookmarkStart w:id="7" w:name="_Toc288825860"/>
      <w:bookmarkStart w:id="8" w:name="_Toc290595036"/>
      <w:r w:rsidRPr="00CE3A5E">
        <w:t>Objetivos</w:t>
      </w:r>
      <w:bookmarkEnd w:id="7"/>
      <w:bookmarkEnd w:id="8"/>
    </w:p>
    <w:p w14:paraId="68C7CB11" w14:textId="77777777" w:rsidR="00C802F6" w:rsidRDefault="00C802F6" w:rsidP="00C802F6">
      <w:pPr>
        <w:pStyle w:val="Prrafodelista"/>
        <w:numPr>
          <w:ilvl w:val="0"/>
          <w:numId w:val="3"/>
        </w:numPr>
      </w:pPr>
      <w:r>
        <w:t>Objetivo general:</w:t>
      </w:r>
    </w:p>
    <w:p w14:paraId="1B32A4E0" w14:textId="2C67726F" w:rsidR="0099256E" w:rsidRPr="005029DD" w:rsidRDefault="0099256E" w:rsidP="00C802F6">
      <w:pPr>
        <w:pStyle w:val="Prrafodelista"/>
        <w:numPr>
          <w:ilvl w:val="0"/>
          <w:numId w:val="4"/>
        </w:numPr>
        <w:spacing w:after="160" w:line="259" w:lineRule="auto"/>
      </w:pPr>
      <w:bookmarkStart w:id="9" w:name="OLE_LINK9"/>
      <w:bookmarkStart w:id="10" w:name="OLE_LINK10"/>
      <w:r w:rsidRPr="005029DD">
        <w:t>Entregar información de manera oportuna para poder tomar la decisión al momento de comprar un producto al mejor precio dentro de un rango determinado.</w:t>
      </w:r>
    </w:p>
    <w:bookmarkEnd w:id="9"/>
    <w:bookmarkEnd w:id="10"/>
    <w:p w14:paraId="45AC1E08" w14:textId="77777777" w:rsidR="00C802F6" w:rsidRDefault="00C802F6" w:rsidP="00C802F6"/>
    <w:p w14:paraId="5F441935" w14:textId="77777777" w:rsidR="00CC5E0C" w:rsidRDefault="00CC5E0C" w:rsidP="00C802F6"/>
    <w:p w14:paraId="7709022D" w14:textId="77777777" w:rsidR="00C802F6" w:rsidRDefault="00C802F6" w:rsidP="00C802F6">
      <w:pPr>
        <w:pStyle w:val="Prrafodelista"/>
        <w:numPr>
          <w:ilvl w:val="0"/>
          <w:numId w:val="3"/>
        </w:numPr>
      </w:pPr>
      <w:r>
        <w:t>Objetivos específicos:</w:t>
      </w:r>
    </w:p>
    <w:p w14:paraId="2FA5806B" w14:textId="269C7B21" w:rsidR="00C802F6" w:rsidRDefault="00C802F6" w:rsidP="00C802F6">
      <w:pPr>
        <w:pStyle w:val="Prrafodelista"/>
        <w:numPr>
          <w:ilvl w:val="0"/>
          <w:numId w:val="5"/>
        </w:numPr>
        <w:spacing w:after="160" w:line="259" w:lineRule="auto"/>
      </w:pPr>
      <w:bookmarkStart w:id="11" w:name="OLE_LINK3"/>
      <w:r>
        <w:t>Reunir información de los producto en venta de al menos un 60% de las tiendas</w:t>
      </w:r>
      <w:r w:rsidR="00004EB6">
        <w:t xml:space="preserve"> incluidas en el alcance</w:t>
      </w:r>
      <w:r>
        <w:t>.</w:t>
      </w:r>
    </w:p>
    <w:p w14:paraId="7B3C5D50" w14:textId="6FD51A2B" w:rsidR="00C802F6" w:rsidRDefault="00C802F6" w:rsidP="00C802F6">
      <w:pPr>
        <w:pStyle w:val="Prrafodelista"/>
        <w:numPr>
          <w:ilvl w:val="0"/>
          <w:numId w:val="5"/>
        </w:numPr>
        <w:spacing w:after="160" w:line="259" w:lineRule="auto"/>
      </w:pPr>
      <w:r>
        <w:t xml:space="preserve">Recomendar en un </w:t>
      </w:r>
      <w:r w:rsidR="00463381">
        <w:t>99</w:t>
      </w:r>
      <w:r>
        <w:t>% de los casos el producto con el mejor precio según se realice la búsqueda</w:t>
      </w:r>
      <w:r w:rsidR="0051626E">
        <w:t xml:space="preserve"> y los resultados obtenidos</w:t>
      </w:r>
      <w:r>
        <w:t>.</w:t>
      </w:r>
    </w:p>
    <w:p w14:paraId="5D1AA3CB" w14:textId="3ABA8B4C" w:rsidR="00C802F6" w:rsidRDefault="00C802F6" w:rsidP="00D10DF9">
      <w:pPr>
        <w:pStyle w:val="Prrafodelista"/>
        <w:numPr>
          <w:ilvl w:val="0"/>
          <w:numId w:val="5"/>
        </w:numPr>
        <w:spacing w:after="160" w:line="259" w:lineRule="auto"/>
      </w:pPr>
      <w:r>
        <w:t>Reducir los tiempos de búsqueda de un producto al mejor precio</w:t>
      </w:r>
      <w:r w:rsidR="002036CA">
        <w:t xml:space="preserve"> en </w:t>
      </w:r>
      <w:r w:rsidR="0066195E">
        <w:t xml:space="preserve">un rango </w:t>
      </w:r>
      <w:r w:rsidR="002036CA">
        <w:t>determinad</w:t>
      </w:r>
      <w:r w:rsidR="0066195E">
        <w:t>o</w:t>
      </w:r>
      <w:r w:rsidR="00A27FDE">
        <w:t>.</w:t>
      </w:r>
    </w:p>
    <w:p w14:paraId="4DFDF7B4" w14:textId="58BC39BC" w:rsidR="00CC5E0C" w:rsidRDefault="00F13CEE" w:rsidP="00552724">
      <w:pPr>
        <w:pStyle w:val="Prrafodelista"/>
        <w:numPr>
          <w:ilvl w:val="0"/>
          <w:numId w:val="5"/>
        </w:numPr>
        <w:spacing w:after="160" w:line="259" w:lineRule="auto"/>
        <w:rPr>
          <w:ins w:id="12" w:author="Francisco Ovalle" w:date="2015-04-12T22:58:00Z"/>
        </w:rPr>
      </w:pPr>
      <w:r>
        <w:t>Identificar al menos</w:t>
      </w:r>
      <w:r w:rsidR="008E109D">
        <w:t xml:space="preserve"> el 40% de los productos de los que se desconozca mayor información y/o </w:t>
      </w:r>
      <w:r w:rsidR="00D10DF9">
        <w:t>detalle</w:t>
      </w:r>
      <w:r w:rsidR="008E109D">
        <w:t>, mediante apoyo social</w:t>
      </w:r>
      <w:r>
        <w:t>.</w:t>
      </w:r>
    </w:p>
    <w:p w14:paraId="47FFC6AD" w14:textId="77777777" w:rsidR="0051626E" w:rsidRDefault="0051626E" w:rsidP="0051626E">
      <w:pPr>
        <w:spacing w:after="160" w:line="259" w:lineRule="auto"/>
      </w:pPr>
    </w:p>
    <w:p w14:paraId="37BE788E" w14:textId="77777777" w:rsidR="00A65AA9" w:rsidRPr="00A65AA9" w:rsidRDefault="00A65AA9" w:rsidP="00A65AA9">
      <w:pPr>
        <w:pStyle w:val="Ttulo1"/>
        <w:rPr>
          <w:rFonts w:asciiTheme="minorHAnsi" w:hAnsiTheme="minorHAnsi"/>
        </w:rPr>
      </w:pPr>
      <w:bookmarkStart w:id="13" w:name="_Toc289376169"/>
      <w:bookmarkStart w:id="14" w:name="_Toc290595037"/>
      <w:bookmarkEnd w:id="11"/>
      <w:r w:rsidRPr="00A65AA9">
        <w:rPr>
          <w:rFonts w:asciiTheme="minorHAnsi" w:hAnsiTheme="minorHAnsi"/>
        </w:rPr>
        <w:t>Alcance del Proyecto</w:t>
      </w:r>
      <w:bookmarkEnd w:id="13"/>
      <w:bookmarkEnd w:id="14"/>
    </w:p>
    <w:p w14:paraId="2123A785" w14:textId="77777777" w:rsidR="00A65AA9" w:rsidRPr="00A65AA9" w:rsidRDefault="00A65AA9" w:rsidP="00A65AA9">
      <w:pPr>
        <w:pStyle w:val="Prrafodelista"/>
        <w:numPr>
          <w:ilvl w:val="0"/>
          <w:numId w:val="6"/>
        </w:numPr>
      </w:pPr>
      <w:r w:rsidRPr="00A65AA9">
        <w:t>Dirigido a personas que posean Smartphone y/o computador con conexión a internet.</w:t>
      </w:r>
    </w:p>
    <w:p w14:paraId="6FDE5B2D" w14:textId="77777777" w:rsidR="00A65AA9" w:rsidRPr="00A65AA9" w:rsidRDefault="00A65AA9" w:rsidP="00A65AA9">
      <w:pPr>
        <w:pStyle w:val="Prrafodelista"/>
        <w:numPr>
          <w:ilvl w:val="0"/>
          <w:numId w:val="6"/>
        </w:numPr>
      </w:pPr>
      <w:r w:rsidRPr="00A65AA9">
        <w:t>Dirigido a personas entre los 18 y 30 años de edad.</w:t>
      </w:r>
    </w:p>
    <w:p w14:paraId="405CC096" w14:textId="77777777" w:rsidR="00A65AA9" w:rsidRPr="00A65AA9" w:rsidRDefault="00A65AA9" w:rsidP="00A65AA9">
      <w:pPr>
        <w:pStyle w:val="Prrafodelista"/>
        <w:numPr>
          <w:ilvl w:val="0"/>
          <w:numId w:val="6"/>
        </w:numPr>
      </w:pPr>
      <w:r w:rsidRPr="00A65AA9">
        <w:t>Dirigido principalmente al público femenino.</w:t>
      </w:r>
    </w:p>
    <w:p w14:paraId="4155226B" w14:textId="77777777" w:rsidR="00A65AA9" w:rsidRPr="00A65AA9" w:rsidRDefault="00A65AA9" w:rsidP="00A65AA9">
      <w:pPr>
        <w:pStyle w:val="Prrafodelista"/>
        <w:numPr>
          <w:ilvl w:val="0"/>
          <w:numId w:val="6"/>
        </w:numPr>
      </w:pPr>
      <w:r w:rsidRPr="00A65AA9">
        <w:t>Ha desarrollar en un principio para cierto tipo de productos como:</w:t>
      </w:r>
    </w:p>
    <w:p w14:paraId="7A163A3C" w14:textId="77777777" w:rsidR="00A65AA9" w:rsidRPr="00A65AA9" w:rsidRDefault="00A65AA9" w:rsidP="00A65AA9">
      <w:pPr>
        <w:pStyle w:val="Prrafodelista"/>
        <w:numPr>
          <w:ilvl w:val="1"/>
          <w:numId w:val="6"/>
        </w:numPr>
      </w:pPr>
      <w:r w:rsidRPr="00A65AA9">
        <w:t>Botas y Botines femeninos marca:</w:t>
      </w:r>
    </w:p>
    <w:p w14:paraId="41C5080F" w14:textId="77777777" w:rsidR="00A65AA9" w:rsidRPr="00A65AA9" w:rsidRDefault="00A65AA9" w:rsidP="00A65AA9">
      <w:pPr>
        <w:pStyle w:val="Prrafodelista"/>
        <w:numPr>
          <w:ilvl w:val="2"/>
          <w:numId w:val="6"/>
        </w:numPr>
      </w:pPr>
      <w:r w:rsidRPr="00A65AA9">
        <w:t>Azaleia.</w:t>
      </w:r>
    </w:p>
    <w:p w14:paraId="3ED2EF75" w14:textId="77777777" w:rsidR="00A65AA9" w:rsidRPr="00A65AA9" w:rsidRDefault="00A65AA9" w:rsidP="00A65AA9">
      <w:pPr>
        <w:pStyle w:val="Prrafodelista"/>
        <w:numPr>
          <w:ilvl w:val="2"/>
          <w:numId w:val="6"/>
        </w:numPr>
      </w:pPr>
      <w:r w:rsidRPr="00A65AA9">
        <w:t>Pollini.</w:t>
      </w:r>
    </w:p>
    <w:p w14:paraId="3D392456" w14:textId="77777777" w:rsidR="00A65AA9" w:rsidRDefault="00A65AA9" w:rsidP="00A65AA9">
      <w:pPr>
        <w:pStyle w:val="Prrafodelista"/>
        <w:numPr>
          <w:ilvl w:val="2"/>
          <w:numId w:val="6"/>
        </w:numPr>
      </w:pPr>
      <w:r>
        <w:t>16 hrs.</w:t>
      </w:r>
    </w:p>
    <w:p w14:paraId="5433BFFF" w14:textId="77777777" w:rsidR="00A65AA9" w:rsidRDefault="00A65AA9" w:rsidP="00A65AA9">
      <w:pPr>
        <w:pStyle w:val="Prrafodelista"/>
        <w:numPr>
          <w:ilvl w:val="2"/>
          <w:numId w:val="6"/>
        </w:numPr>
      </w:pPr>
      <w:r>
        <w:t>Naturalizer.</w:t>
      </w:r>
    </w:p>
    <w:p w14:paraId="605981C9" w14:textId="77777777" w:rsidR="00A65AA9" w:rsidRDefault="00A65AA9" w:rsidP="00A65AA9">
      <w:pPr>
        <w:pStyle w:val="Prrafodelista"/>
        <w:numPr>
          <w:ilvl w:val="2"/>
          <w:numId w:val="6"/>
        </w:numPr>
      </w:pPr>
      <w:r>
        <w:t>Gacel.</w:t>
      </w:r>
    </w:p>
    <w:p w14:paraId="64D4E84A" w14:textId="77777777" w:rsidR="00A65AA9" w:rsidRDefault="00A65AA9" w:rsidP="00A65AA9">
      <w:pPr>
        <w:pStyle w:val="Prrafodelista"/>
        <w:numPr>
          <w:ilvl w:val="0"/>
          <w:numId w:val="6"/>
        </w:numPr>
      </w:pPr>
      <w:r>
        <w:t>Se utilizará la tecnología de mapas de Google.</w:t>
      </w:r>
    </w:p>
    <w:p w14:paraId="56E04AC7" w14:textId="77777777" w:rsidR="00A65AA9" w:rsidRDefault="00A65AA9" w:rsidP="00A65AA9">
      <w:pPr>
        <w:pStyle w:val="Prrafodelista"/>
        <w:numPr>
          <w:ilvl w:val="0"/>
          <w:numId w:val="6"/>
        </w:numPr>
      </w:pPr>
      <w:r>
        <w:t>Se tomará la información “rastreando” los sitios web de las empresas que posean los productos.</w:t>
      </w:r>
    </w:p>
    <w:p w14:paraId="75A1A3B5" w14:textId="77777777" w:rsidR="00A65AA9" w:rsidRDefault="00A65AA9" w:rsidP="00A65AA9">
      <w:pPr>
        <w:pStyle w:val="Prrafodelista"/>
        <w:numPr>
          <w:ilvl w:val="0"/>
          <w:numId w:val="6"/>
        </w:numPr>
      </w:pPr>
      <w:r>
        <w:t>Pequeñas empresas sin sitios web deben poder publicar sus productos manualmente.</w:t>
      </w:r>
    </w:p>
    <w:p w14:paraId="55125AC7" w14:textId="125237AE" w:rsidR="00A65AA9" w:rsidRDefault="00306DE2" w:rsidP="00306DE2">
      <w:pPr>
        <w:pStyle w:val="Prrafodelista"/>
        <w:numPr>
          <w:ilvl w:val="0"/>
          <w:numId w:val="6"/>
        </w:numPr>
      </w:pPr>
      <w:r>
        <w:t>Será aplicación móvil</w:t>
      </w:r>
      <w:r w:rsidR="00A65AA9">
        <w:t xml:space="preserve">, optimizado también para </w:t>
      </w:r>
      <w:r>
        <w:t>sitios web</w:t>
      </w:r>
      <w:r w:rsidR="00A65AA9">
        <w:t>.</w:t>
      </w:r>
    </w:p>
    <w:p w14:paraId="4D458C67" w14:textId="5C5ACB80" w:rsidR="00A65AA9" w:rsidRDefault="00A65AA9" w:rsidP="00B0082B">
      <w:pPr>
        <w:pStyle w:val="Prrafodelista"/>
        <w:numPr>
          <w:ilvl w:val="0"/>
          <w:numId w:val="6"/>
        </w:numPr>
      </w:pPr>
      <w:r>
        <w:t>Implementación de espacio de carácter social.</w:t>
      </w:r>
    </w:p>
    <w:p w14:paraId="223DC1F2" w14:textId="77777777" w:rsidR="00B0082B" w:rsidRPr="00D14F3C" w:rsidRDefault="00B0082B" w:rsidP="00B0082B"/>
    <w:p w14:paraId="00282483" w14:textId="77777777" w:rsidR="00A65AA9" w:rsidRDefault="00A65AA9" w:rsidP="00A65AA9">
      <w:pPr>
        <w:pStyle w:val="Ttulo1"/>
        <w:rPr>
          <w:rFonts w:asciiTheme="minorHAnsi" w:hAnsiTheme="minorHAnsi"/>
        </w:rPr>
      </w:pPr>
      <w:bookmarkStart w:id="15" w:name="_Toc289376170"/>
      <w:bookmarkStart w:id="16" w:name="_Toc290595038"/>
      <w:r w:rsidRPr="00C407F7">
        <w:rPr>
          <w:rFonts w:asciiTheme="minorHAnsi" w:hAnsiTheme="minorHAnsi"/>
        </w:rPr>
        <w:t>Limitaciones</w:t>
      </w:r>
      <w:bookmarkEnd w:id="15"/>
      <w:bookmarkEnd w:id="16"/>
      <w:r w:rsidRPr="00C407F7">
        <w:rPr>
          <w:rFonts w:asciiTheme="minorHAnsi" w:hAnsiTheme="minorHAnsi"/>
        </w:rPr>
        <w:t xml:space="preserve"> </w:t>
      </w:r>
    </w:p>
    <w:p w14:paraId="1F0D67F2" w14:textId="77777777" w:rsidR="00A65AA9" w:rsidRDefault="00A65AA9" w:rsidP="00A65AA9">
      <w:pPr>
        <w:pStyle w:val="Prrafodelista"/>
        <w:numPr>
          <w:ilvl w:val="0"/>
          <w:numId w:val="6"/>
        </w:numPr>
      </w:pPr>
      <w:r>
        <w:t>En un comienzo solo para Viña del Mar.</w:t>
      </w:r>
    </w:p>
    <w:p w14:paraId="605964CA" w14:textId="285CE933" w:rsidR="00A65AA9" w:rsidRDefault="00D2193F" w:rsidP="00A65AA9">
      <w:pPr>
        <w:pStyle w:val="Prrafodelista"/>
        <w:numPr>
          <w:ilvl w:val="0"/>
          <w:numId w:val="6"/>
        </w:numPr>
      </w:pPr>
      <w:r>
        <w:t>Inicialmente solo para sistema</w:t>
      </w:r>
      <w:r w:rsidR="00A65AA9">
        <w:t xml:space="preserve"> Android.</w:t>
      </w:r>
    </w:p>
    <w:p w14:paraId="607C723F" w14:textId="77777777" w:rsidR="00A65AA9" w:rsidRDefault="00A65AA9" w:rsidP="00A65AA9">
      <w:pPr>
        <w:pStyle w:val="Prrafodelista"/>
        <w:numPr>
          <w:ilvl w:val="0"/>
          <w:numId w:val="6"/>
        </w:numPr>
      </w:pPr>
      <w:r>
        <w:t>En un comienzo solo en las siguientes tiendas:</w:t>
      </w:r>
    </w:p>
    <w:p w14:paraId="2137C510" w14:textId="77777777" w:rsidR="00A65AA9" w:rsidRDefault="00A65AA9" w:rsidP="00A65AA9">
      <w:pPr>
        <w:pStyle w:val="Prrafodelista"/>
        <w:numPr>
          <w:ilvl w:val="1"/>
          <w:numId w:val="6"/>
        </w:numPr>
      </w:pPr>
      <w:r>
        <w:t>Ripley</w:t>
      </w:r>
    </w:p>
    <w:p w14:paraId="738FB90C" w14:textId="77777777" w:rsidR="00A65AA9" w:rsidRDefault="00A65AA9" w:rsidP="00A65AA9">
      <w:pPr>
        <w:pStyle w:val="Prrafodelista"/>
        <w:numPr>
          <w:ilvl w:val="1"/>
          <w:numId w:val="6"/>
        </w:numPr>
      </w:pPr>
      <w:r>
        <w:t>Falabella</w:t>
      </w:r>
    </w:p>
    <w:p w14:paraId="6BBAF113" w14:textId="77777777" w:rsidR="00A65AA9" w:rsidRDefault="00A65AA9" w:rsidP="00A65AA9">
      <w:pPr>
        <w:pStyle w:val="Prrafodelista"/>
        <w:numPr>
          <w:ilvl w:val="1"/>
          <w:numId w:val="6"/>
        </w:numPr>
      </w:pPr>
      <w:r>
        <w:t>Paris</w:t>
      </w:r>
    </w:p>
    <w:p w14:paraId="7DBF5F82" w14:textId="77777777" w:rsidR="00A65AA9" w:rsidRDefault="00A65AA9" w:rsidP="00A65AA9">
      <w:pPr>
        <w:pStyle w:val="Prrafodelista"/>
        <w:numPr>
          <w:ilvl w:val="1"/>
          <w:numId w:val="6"/>
        </w:numPr>
      </w:pPr>
      <w:r>
        <w:t>Azaleia</w:t>
      </w:r>
    </w:p>
    <w:p w14:paraId="31BFF6F0" w14:textId="77777777" w:rsidR="00A65AA9" w:rsidRDefault="00A65AA9" w:rsidP="00A65AA9">
      <w:pPr>
        <w:pStyle w:val="Prrafodelista"/>
        <w:numPr>
          <w:ilvl w:val="1"/>
          <w:numId w:val="6"/>
        </w:numPr>
      </w:pPr>
      <w:r>
        <w:t>Gacel</w:t>
      </w:r>
    </w:p>
    <w:p w14:paraId="2C7120A4" w14:textId="77777777" w:rsidR="00A65AA9" w:rsidRPr="00936515" w:rsidRDefault="00A65AA9" w:rsidP="00A65AA9">
      <w:pPr>
        <w:pStyle w:val="Prrafodelista"/>
        <w:numPr>
          <w:ilvl w:val="0"/>
          <w:numId w:val="6"/>
        </w:numPr>
      </w:pPr>
      <w:r>
        <w:t>Vía web solo en navegadores convencionales, ya sea Google Chrome, Mozilla Firefox e Internet Explorer.</w:t>
      </w:r>
    </w:p>
    <w:p w14:paraId="35DFB39A" w14:textId="77777777" w:rsidR="00A65AA9" w:rsidRDefault="00A65AA9" w:rsidP="009E6EDA">
      <w:pPr>
        <w:pStyle w:val="Ttulo1"/>
        <w:numPr>
          <w:ilvl w:val="0"/>
          <w:numId w:val="0"/>
        </w:numPr>
        <w:ind w:left="720"/>
      </w:pPr>
    </w:p>
    <w:p w14:paraId="620A8A4C" w14:textId="2098C667" w:rsidR="00C802F6" w:rsidRDefault="006B3C88" w:rsidP="006B3C88">
      <w:pPr>
        <w:pStyle w:val="Ttulo1"/>
      </w:pPr>
      <w:bookmarkStart w:id="17" w:name="_Toc290595039"/>
      <w:r>
        <w:t>Modelo de Negocio BPMN Actual/Futura</w:t>
      </w:r>
      <w:bookmarkEnd w:id="17"/>
    </w:p>
    <w:p w14:paraId="209A862C" w14:textId="76B1F378" w:rsidR="00DB4DEE" w:rsidRDefault="00DB4DEE" w:rsidP="00DB4DEE">
      <w:pPr>
        <w:pStyle w:val="Ttulo2"/>
      </w:pPr>
      <w:bookmarkStart w:id="18" w:name="_Toc290595040"/>
      <w:r>
        <w:t>Actual</w:t>
      </w:r>
      <w:bookmarkEnd w:id="18"/>
    </w:p>
    <w:p w14:paraId="6319FAA8" w14:textId="60DA3704" w:rsidR="00DB4DEE" w:rsidRPr="00DB4DEE" w:rsidRDefault="002C7B8F" w:rsidP="00DB4DEE">
      <w:pPr>
        <w:ind w:left="-1560"/>
      </w:pPr>
      <w:r>
        <w:rPr>
          <w:noProof/>
          <w:lang w:val="es-ES"/>
        </w:rPr>
        <w:drawing>
          <wp:inline distT="0" distB="0" distL="0" distR="0" wp14:anchorId="2E7D8885" wp14:editId="53924769">
            <wp:extent cx="7734935" cy="2425153"/>
            <wp:effectExtent l="0" t="0" r="1206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Situacion actual.jpg"/>
                    <pic:cNvPicPr/>
                  </pic:nvPicPr>
                  <pic:blipFill>
                    <a:blip r:embed="rId9">
                      <a:extLst>
                        <a:ext uri="{28A0092B-C50C-407E-A947-70E740481C1C}">
                          <a14:useLocalDpi xmlns:a14="http://schemas.microsoft.com/office/drawing/2010/main" val="0"/>
                        </a:ext>
                      </a:extLst>
                    </a:blip>
                    <a:stretch>
                      <a:fillRect/>
                    </a:stretch>
                  </pic:blipFill>
                  <pic:spPr>
                    <a:xfrm>
                      <a:off x="0" y="0"/>
                      <a:ext cx="7734935" cy="2425153"/>
                    </a:xfrm>
                    <a:prstGeom prst="rect">
                      <a:avLst/>
                    </a:prstGeom>
                  </pic:spPr>
                </pic:pic>
              </a:graphicData>
            </a:graphic>
          </wp:inline>
        </w:drawing>
      </w:r>
    </w:p>
    <w:p w14:paraId="7E6D1E26" w14:textId="68E03B75" w:rsidR="00DB4DEE" w:rsidRDefault="00DB4DEE" w:rsidP="00DB4DEE">
      <w:pPr>
        <w:pStyle w:val="Ttulo2"/>
      </w:pPr>
      <w:bookmarkStart w:id="19" w:name="_Toc290595041"/>
      <w:r>
        <w:t>Futuro</w:t>
      </w:r>
      <w:bookmarkEnd w:id="19"/>
    </w:p>
    <w:p w14:paraId="3B2A8294" w14:textId="15244316" w:rsidR="00DB4DEE" w:rsidRPr="00DB4DEE" w:rsidRDefault="00250F48" w:rsidP="00DB4DEE">
      <w:pPr>
        <w:ind w:hanging="1560"/>
      </w:pPr>
      <w:r>
        <w:rPr>
          <w:noProof/>
          <w:lang w:val="es-ES"/>
        </w:rPr>
        <w:drawing>
          <wp:inline distT="0" distB="0" distL="0" distR="0" wp14:anchorId="2B2E695A" wp14:editId="389062A1">
            <wp:extent cx="7620635" cy="26936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pmn Situacion futura.jpg"/>
                    <pic:cNvPicPr/>
                  </pic:nvPicPr>
                  <pic:blipFill>
                    <a:blip r:embed="rId10">
                      <a:extLst>
                        <a:ext uri="{28A0092B-C50C-407E-A947-70E740481C1C}">
                          <a14:useLocalDpi xmlns:a14="http://schemas.microsoft.com/office/drawing/2010/main" val="0"/>
                        </a:ext>
                      </a:extLst>
                    </a:blip>
                    <a:stretch>
                      <a:fillRect/>
                    </a:stretch>
                  </pic:blipFill>
                  <pic:spPr>
                    <a:xfrm>
                      <a:off x="0" y="0"/>
                      <a:ext cx="7620635" cy="2693694"/>
                    </a:xfrm>
                    <a:prstGeom prst="rect">
                      <a:avLst/>
                    </a:prstGeom>
                  </pic:spPr>
                </pic:pic>
              </a:graphicData>
            </a:graphic>
          </wp:inline>
        </w:drawing>
      </w:r>
    </w:p>
    <w:p w14:paraId="3168D92E" w14:textId="77ADB50D" w:rsidR="00F81264" w:rsidRDefault="00F81264" w:rsidP="00F81264">
      <w:pPr>
        <w:pStyle w:val="Ttulo1"/>
        <w:numPr>
          <w:ilvl w:val="0"/>
          <w:numId w:val="0"/>
        </w:numPr>
        <w:ind w:left="720"/>
      </w:pPr>
    </w:p>
    <w:p w14:paraId="65F37AD9" w14:textId="73D06E79" w:rsidR="00F81264" w:rsidRDefault="0019319D" w:rsidP="0019319D">
      <w:pPr>
        <w:pStyle w:val="Ttulo1"/>
      </w:pPr>
      <w:bookmarkStart w:id="20" w:name="_Toc290595042"/>
      <w:r>
        <w:t>Metodologías</w:t>
      </w:r>
      <w:bookmarkEnd w:id="20"/>
    </w:p>
    <w:p w14:paraId="55B20BEC" w14:textId="77777777" w:rsidR="00385132" w:rsidRPr="00187514" w:rsidRDefault="00385132" w:rsidP="00385132">
      <w:pPr>
        <w:ind w:left="708"/>
        <w:jc w:val="both"/>
      </w:pPr>
      <w:r>
        <w:t xml:space="preserve">La metodología que utilizaremos en nuestro proyecto serán metodologías agiles, para la gestión del proyecto se utilizara la metodología SCRUM, que se ajusta muy bien con la </w:t>
      </w:r>
      <w:r w:rsidRPr="00187514">
        <w:t>metodología de desarrollo que en nuestro caso será XP (eXtream Programming). La metodología SCRUM nos impone que debemos hacer entregas constantes del producto por lo que podremos ir sacando entregas parciales y regulares. Por lo anteriormente dicho SCRUM se ajusta mucho a los proyectos de ambientes complejos que podrían tener muchos cambios dentro de sus requisitos, como le podrá ocurrir a nuestro proyecto debido a que es de innovación.</w:t>
      </w:r>
    </w:p>
    <w:p w14:paraId="2A80391F" w14:textId="77777777" w:rsidR="00385132" w:rsidRDefault="00385132" w:rsidP="00385132">
      <w:pPr>
        <w:ind w:left="708"/>
        <w:jc w:val="both"/>
      </w:pPr>
      <w:r w:rsidRPr="00187514">
        <w:t>Por el lado de la metodología</w:t>
      </w:r>
      <w:r>
        <w:t xml:space="preserve"> de desarrollo que será XP la razón por la cual se utilizara en conjunto con SCRUM como ya se ha dicho anteriormente, por las entregas regulares, las pruebas que se realizaran constantemente para poder descubrir de manera oportuna los fallos y las secciones a mejorar del producto. Debido a que el proyecto será llevado a cabo solo por dos personas se ajusta al estándar de XP que es la programación en parejas para poder, a medida que se escribe el código, paralelamente ir discutiendo y revisándolo. Sin mencionar la capacidad de la retroalimentación al final de cada Sprint donde sabremos si todo lo que vamos haciendo lo estamos realizando correctamente o de manera errada para poder implementarlo u omitirlo en los próximos sprint. Como último punto si bien sabemos que no podremos cumplir con cada uno de los pasos requeridos por las metodologías, podremos modificarlas de tal manera que se adapte de mejor manera a nuestro estilo de trabajo. </w:t>
      </w:r>
    </w:p>
    <w:p w14:paraId="141C32AE" w14:textId="77777777" w:rsidR="00385132" w:rsidRDefault="00385132" w:rsidP="00385132">
      <w:pPr>
        <w:pStyle w:val="Ttulo2"/>
      </w:pPr>
      <w:bookmarkStart w:id="21" w:name="_Toc290595043"/>
      <w:r>
        <w:t>Roles</w:t>
      </w:r>
      <w:bookmarkEnd w:id="21"/>
    </w:p>
    <w:p w14:paraId="2F8F69A3" w14:textId="77777777" w:rsidR="00385132" w:rsidRDefault="00385132" w:rsidP="00385132">
      <w:pPr>
        <w:ind w:left="708"/>
        <w:rPr>
          <w:u w:val="single"/>
        </w:rPr>
      </w:pPr>
      <w:r>
        <w:rPr>
          <w:u w:val="single"/>
        </w:rPr>
        <w:t>Roles Scrum</w:t>
      </w:r>
    </w:p>
    <w:p w14:paraId="2BD455F4" w14:textId="77777777" w:rsidR="00385132" w:rsidRDefault="00385132" w:rsidP="00385132">
      <w:pPr>
        <w:ind w:left="708"/>
        <w:rPr>
          <w:u w:val="single"/>
        </w:rPr>
      </w:pPr>
    </w:p>
    <w:p w14:paraId="0BF22CEA" w14:textId="77777777" w:rsidR="00385132" w:rsidRDefault="00385132" w:rsidP="00385132">
      <w:pPr>
        <w:ind w:left="708"/>
      </w:pPr>
      <w:r>
        <w:t>Product Owner: Juan Felipe Calderón.</w:t>
      </w:r>
    </w:p>
    <w:p w14:paraId="64B1B41E" w14:textId="77777777" w:rsidR="00385132" w:rsidRDefault="00385132" w:rsidP="00385132">
      <w:pPr>
        <w:ind w:left="708"/>
      </w:pPr>
      <w:r>
        <w:t>Scrum Master: César Francisco Ovalle Cabrera</w:t>
      </w:r>
    </w:p>
    <w:p w14:paraId="1057DC10" w14:textId="77777777" w:rsidR="00385132" w:rsidRDefault="00385132" w:rsidP="00385132">
      <w:pPr>
        <w:ind w:left="708"/>
      </w:pPr>
      <w:r>
        <w:t>Scrum Team: Jorge Iván Bruna Vicencio / César Francisco Ovalle Cabrera</w:t>
      </w:r>
    </w:p>
    <w:p w14:paraId="15A1FA47" w14:textId="77777777" w:rsidR="00385132" w:rsidRDefault="00385132" w:rsidP="00385132"/>
    <w:p w14:paraId="020B2C92" w14:textId="77777777" w:rsidR="00385132" w:rsidRDefault="00385132" w:rsidP="00385132">
      <w:pPr>
        <w:ind w:left="708"/>
        <w:rPr>
          <w:u w:val="single"/>
        </w:rPr>
      </w:pPr>
      <w:r>
        <w:rPr>
          <w:u w:val="single"/>
        </w:rPr>
        <w:t>Roles XP</w:t>
      </w:r>
    </w:p>
    <w:p w14:paraId="01B9880D" w14:textId="77777777" w:rsidR="00385132" w:rsidRDefault="00385132" w:rsidP="00385132">
      <w:pPr>
        <w:ind w:left="708"/>
        <w:rPr>
          <w:u w:val="single"/>
        </w:rPr>
      </w:pPr>
    </w:p>
    <w:p w14:paraId="45A5183E" w14:textId="77777777" w:rsidR="00385132" w:rsidRPr="00870536" w:rsidRDefault="00385132" w:rsidP="00385132">
      <w:pPr>
        <w:ind w:left="708"/>
      </w:pPr>
      <w:r w:rsidRPr="00870536">
        <w:t xml:space="preserve">Cliente: </w:t>
      </w:r>
      <w:r>
        <w:t>Juan Felipe Calderón.</w:t>
      </w:r>
    </w:p>
    <w:p w14:paraId="699FD1DE" w14:textId="77777777" w:rsidR="00385132" w:rsidRDefault="00385132" w:rsidP="00385132">
      <w:pPr>
        <w:ind w:left="708"/>
      </w:pPr>
      <w:r>
        <w:t>Programador: Jorge Iván Bruna Vicencio / César Francisco Ovalle Cabrera</w:t>
      </w:r>
    </w:p>
    <w:p w14:paraId="3343118F" w14:textId="77777777" w:rsidR="00385132" w:rsidRDefault="00385132" w:rsidP="00385132">
      <w:pPr>
        <w:ind w:left="708"/>
      </w:pPr>
      <w:r>
        <w:t>Tester:</w:t>
      </w:r>
      <w:r w:rsidRPr="00870536">
        <w:t xml:space="preserve"> </w:t>
      </w:r>
      <w:r>
        <w:t>Jorge Iván Bruna Vicencio / César Francisco Ovalle Cabrera</w:t>
      </w:r>
    </w:p>
    <w:p w14:paraId="2F05619C" w14:textId="77777777" w:rsidR="00385132" w:rsidRDefault="00385132" w:rsidP="00385132">
      <w:pPr>
        <w:ind w:left="708"/>
      </w:pPr>
      <w:r>
        <w:t>Tracker:</w:t>
      </w:r>
      <w:r w:rsidRPr="00870536">
        <w:t xml:space="preserve"> </w:t>
      </w:r>
      <w:r>
        <w:t>Jorge Iván Bruna Vicencio</w:t>
      </w:r>
    </w:p>
    <w:p w14:paraId="7C7E5C29" w14:textId="77777777" w:rsidR="00385132" w:rsidRDefault="00385132" w:rsidP="00385132">
      <w:pPr>
        <w:ind w:left="708"/>
      </w:pPr>
      <w:r>
        <w:t>Coach: César Francisco Ovalle Cabrera</w:t>
      </w:r>
    </w:p>
    <w:p w14:paraId="16A27D78" w14:textId="45B387E4" w:rsidR="00385132" w:rsidRDefault="00385132" w:rsidP="00385132">
      <w:pPr>
        <w:ind w:left="708"/>
      </w:pPr>
      <w:r>
        <w:t xml:space="preserve">Gestor: </w:t>
      </w:r>
      <w:r w:rsidR="00D36539">
        <w:t>Jorge Iván Bruna Vicencio</w:t>
      </w:r>
    </w:p>
    <w:p w14:paraId="72B41FB6" w14:textId="77777777" w:rsidR="00385132" w:rsidRDefault="00385132" w:rsidP="00385132">
      <w:pPr>
        <w:ind w:left="708"/>
      </w:pPr>
    </w:p>
    <w:p w14:paraId="03316F06" w14:textId="77777777" w:rsidR="00385132" w:rsidRDefault="00385132" w:rsidP="00385132">
      <w:pPr>
        <w:ind w:left="708"/>
      </w:pPr>
    </w:p>
    <w:p w14:paraId="1A7CEDDB" w14:textId="77777777" w:rsidR="00385132" w:rsidRPr="007F4ED3" w:rsidRDefault="00385132" w:rsidP="00385132">
      <w:pPr>
        <w:ind w:left="708"/>
        <w:rPr>
          <w:u w:val="single"/>
        </w:rPr>
      </w:pPr>
      <w:r w:rsidRPr="007F4ED3">
        <w:rPr>
          <w:u w:val="single"/>
        </w:rPr>
        <w:t>Definición Roles:</w:t>
      </w:r>
    </w:p>
    <w:p w14:paraId="45BDB8A3" w14:textId="77777777" w:rsidR="00385132" w:rsidRDefault="00385132" w:rsidP="00385132">
      <w:pPr>
        <w:pStyle w:val="Prrafodelista"/>
        <w:numPr>
          <w:ilvl w:val="0"/>
          <w:numId w:val="31"/>
        </w:numPr>
        <w:rPr>
          <w:u w:val="single"/>
        </w:rPr>
      </w:pPr>
      <w:r w:rsidRPr="007F4ED3">
        <w:rPr>
          <w:u w:val="single"/>
        </w:rPr>
        <w:t>Scrum:</w:t>
      </w:r>
    </w:p>
    <w:p w14:paraId="1A611A09" w14:textId="77777777" w:rsidR="00385132" w:rsidRPr="007F4ED3" w:rsidRDefault="00385132" w:rsidP="00385132">
      <w:pPr>
        <w:pStyle w:val="Prrafodelista"/>
        <w:numPr>
          <w:ilvl w:val="1"/>
          <w:numId w:val="31"/>
        </w:numPr>
        <w:rPr>
          <w:u w:val="single"/>
        </w:rPr>
      </w:pPr>
      <w:r>
        <w:t>Product Owner:</w:t>
      </w:r>
    </w:p>
    <w:p w14:paraId="1A30966D" w14:textId="77777777" w:rsidR="00385132" w:rsidRPr="007F4ED3" w:rsidRDefault="00385132" w:rsidP="00385132">
      <w:pPr>
        <w:pStyle w:val="Prrafodelista"/>
        <w:numPr>
          <w:ilvl w:val="2"/>
          <w:numId w:val="31"/>
        </w:numPr>
        <w:rPr>
          <w:u w:val="single"/>
        </w:rPr>
      </w:pPr>
      <w:r>
        <w:t>Obtener el máximo valor del producto para los usuarios.</w:t>
      </w:r>
    </w:p>
    <w:p w14:paraId="55078E31" w14:textId="77777777" w:rsidR="00385132" w:rsidRPr="006F1943" w:rsidRDefault="00385132" w:rsidP="00385132">
      <w:pPr>
        <w:pStyle w:val="Prrafodelista"/>
        <w:numPr>
          <w:ilvl w:val="1"/>
          <w:numId w:val="31"/>
        </w:numPr>
        <w:rPr>
          <w:u w:val="single"/>
        </w:rPr>
      </w:pPr>
      <w:r>
        <w:t>Scrum Master:</w:t>
      </w:r>
    </w:p>
    <w:p w14:paraId="1DE6C94A" w14:textId="77777777" w:rsidR="00385132" w:rsidRPr="006F1943" w:rsidRDefault="00385132" w:rsidP="00385132">
      <w:pPr>
        <w:pStyle w:val="Prrafodelista"/>
        <w:numPr>
          <w:ilvl w:val="2"/>
          <w:numId w:val="31"/>
        </w:numPr>
        <w:rPr>
          <w:u w:val="single"/>
        </w:rPr>
      </w:pPr>
      <w:r>
        <w:t>Garantizar el funcionamiento de las metodologías usadas en todas sus partes.</w:t>
      </w:r>
    </w:p>
    <w:p w14:paraId="39C4ED68" w14:textId="77777777" w:rsidR="00385132" w:rsidRPr="006F1943" w:rsidRDefault="00385132" w:rsidP="00385132">
      <w:pPr>
        <w:pStyle w:val="Prrafodelista"/>
        <w:numPr>
          <w:ilvl w:val="2"/>
          <w:numId w:val="31"/>
        </w:numPr>
        <w:rPr>
          <w:u w:val="single"/>
        </w:rPr>
      </w:pPr>
      <w:r>
        <w:t>Guiar al equipo en todos sus procesos.</w:t>
      </w:r>
    </w:p>
    <w:p w14:paraId="52D47A3C" w14:textId="77777777" w:rsidR="00385132" w:rsidRPr="007F4ED3" w:rsidRDefault="00385132" w:rsidP="00385132">
      <w:pPr>
        <w:pStyle w:val="Prrafodelista"/>
        <w:numPr>
          <w:ilvl w:val="2"/>
          <w:numId w:val="31"/>
        </w:numPr>
        <w:rPr>
          <w:u w:val="single"/>
        </w:rPr>
      </w:pPr>
      <w:r>
        <w:t>Lidiar con los problemas externos para que no afecten el trabajo.</w:t>
      </w:r>
    </w:p>
    <w:p w14:paraId="3C622644" w14:textId="77777777" w:rsidR="00385132" w:rsidRPr="006F1943" w:rsidRDefault="00385132" w:rsidP="00385132">
      <w:pPr>
        <w:pStyle w:val="Prrafodelista"/>
        <w:numPr>
          <w:ilvl w:val="1"/>
          <w:numId w:val="31"/>
        </w:numPr>
        <w:rPr>
          <w:u w:val="single"/>
        </w:rPr>
      </w:pPr>
      <w:r>
        <w:t>Scrum Team:</w:t>
      </w:r>
    </w:p>
    <w:p w14:paraId="1C62C9B5" w14:textId="77777777" w:rsidR="00385132" w:rsidRPr="00AA3CE4" w:rsidRDefault="00385132" w:rsidP="00385132">
      <w:pPr>
        <w:pStyle w:val="Prrafodelista"/>
        <w:numPr>
          <w:ilvl w:val="2"/>
          <w:numId w:val="31"/>
        </w:numPr>
        <w:rPr>
          <w:u w:val="single"/>
        </w:rPr>
      </w:pPr>
      <w:r>
        <w:t>Transformar el product backlog en funcionalidad del producto.</w:t>
      </w:r>
    </w:p>
    <w:p w14:paraId="14E0F7C7" w14:textId="77777777" w:rsidR="00385132" w:rsidRPr="00AA3CE4" w:rsidRDefault="00385132" w:rsidP="00385132">
      <w:pPr>
        <w:pStyle w:val="Prrafodelista"/>
        <w:ind w:left="2868"/>
        <w:rPr>
          <w:u w:val="single"/>
        </w:rPr>
      </w:pPr>
    </w:p>
    <w:p w14:paraId="158E4AAA" w14:textId="77777777" w:rsidR="00385132" w:rsidRPr="00AA3CE4" w:rsidRDefault="00385132" w:rsidP="00385132">
      <w:pPr>
        <w:pStyle w:val="Prrafodelista"/>
        <w:numPr>
          <w:ilvl w:val="0"/>
          <w:numId w:val="31"/>
        </w:numPr>
        <w:rPr>
          <w:u w:val="single"/>
        </w:rPr>
      </w:pPr>
      <w:r>
        <w:t>XP:</w:t>
      </w:r>
    </w:p>
    <w:p w14:paraId="0ED3062C" w14:textId="77777777" w:rsidR="00385132" w:rsidRPr="00C0172A" w:rsidRDefault="00385132" w:rsidP="00385132">
      <w:pPr>
        <w:pStyle w:val="Prrafodelista"/>
        <w:numPr>
          <w:ilvl w:val="1"/>
          <w:numId w:val="31"/>
        </w:numPr>
        <w:rPr>
          <w:u w:val="single"/>
        </w:rPr>
      </w:pPr>
      <w:r>
        <w:t>Cliente:</w:t>
      </w:r>
    </w:p>
    <w:p w14:paraId="50A0721E" w14:textId="77777777" w:rsidR="00385132" w:rsidRPr="00C0172A" w:rsidRDefault="00385132" w:rsidP="00385132">
      <w:pPr>
        <w:pStyle w:val="Prrafodelista"/>
        <w:numPr>
          <w:ilvl w:val="2"/>
          <w:numId w:val="31"/>
        </w:numPr>
        <w:rPr>
          <w:u w:val="single"/>
        </w:rPr>
      </w:pPr>
      <w:r>
        <w:t>Representar al colectivo de usuarios finales.</w:t>
      </w:r>
    </w:p>
    <w:p w14:paraId="3646C237" w14:textId="77777777" w:rsidR="00385132" w:rsidRPr="00C0172A" w:rsidRDefault="00385132" w:rsidP="00385132">
      <w:pPr>
        <w:pStyle w:val="Prrafodelista"/>
        <w:numPr>
          <w:ilvl w:val="2"/>
          <w:numId w:val="31"/>
        </w:numPr>
        <w:rPr>
          <w:u w:val="single"/>
        </w:rPr>
      </w:pPr>
      <w:r>
        <w:t>Estar atento al estado del producto.</w:t>
      </w:r>
    </w:p>
    <w:p w14:paraId="53957F3D" w14:textId="77777777" w:rsidR="00385132" w:rsidRPr="00C0172A" w:rsidRDefault="00385132" w:rsidP="00385132">
      <w:pPr>
        <w:pStyle w:val="Prrafodelista"/>
        <w:numPr>
          <w:ilvl w:val="2"/>
          <w:numId w:val="31"/>
        </w:numPr>
        <w:rPr>
          <w:u w:val="single"/>
        </w:rPr>
      </w:pPr>
      <w:r>
        <w:t>Priorizar historias de usuario.</w:t>
      </w:r>
    </w:p>
    <w:p w14:paraId="293F1709" w14:textId="77777777" w:rsidR="00385132" w:rsidRPr="00C0172A" w:rsidRDefault="00385132" w:rsidP="00385132">
      <w:pPr>
        <w:pStyle w:val="Prrafodelista"/>
        <w:numPr>
          <w:ilvl w:val="2"/>
          <w:numId w:val="31"/>
        </w:numPr>
        <w:rPr>
          <w:u w:val="single"/>
        </w:rPr>
      </w:pPr>
      <w:r>
        <w:t>Estar disponible para reuniones.</w:t>
      </w:r>
    </w:p>
    <w:p w14:paraId="74637FDF" w14:textId="77777777" w:rsidR="00385132" w:rsidRPr="00C0172A" w:rsidRDefault="00385132" w:rsidP="00385132">
      <w:pPr>
        <w:pStyle w:val="Prrafodelista"/>
        <w:numPr>
          <w:ilvl w:val="1"/>
          <w:numId w:val="31"/>
        </w:numPr>
        <w:rPr>
          <w:u w:val="single"/>
        </w:rPr>
      </w:pPr>
      <w:r>
        <w:t>Programador:</w:t>
      </w:r>
    </w:p>
    <w:p w14:paraId="282D726B" w14:textId="77777777" w:rsidR="00385132" w:rsidRPr="00C0172A" w:rsidRDefault="00385132" w:rsidP="00385132">
      <w:pPr>
        <w:pStyle w:val="Prrafodelista"/>
        <w:numPr>
          <w:ilvl w:val="2"/>
          <w:numId w:val="31"/>
        </w:numPr>
        <w:rPr>
          <w:u w:val="single"/>
        </w:rPr>
      </w:pPr>
      <w:r>
        <w:t>Escribir las pruebas unitarias.</w:t>
      </w:r>
    </w:p>
    <w:p w14:paraId="728B35A1" w14:textId="77777777" w:rsidR="00385132" w:rsidRPr="00C0172A" w:rsidRDefault="00385132" w:rsidP="00385132">
      <w:pPr>
        <w:pStyle w:val="Prrafodelista"/>
        <w:numPr>
          <w:ilvl w:val="2"/>
          <w:numId w:val="31"/>
        </w:numPr>
        <w:rPr>
          <w:u w:val="single"/>
        </w:rPr>
      </w:pPr>
      <w:r>
        <w:t>Producir el código del programa.</w:t>
      </w:r>
    </w:p>
    <w:p w14:paraId="61955B9F" w14:textId="77777777" w:rsidR="00385132" w:rsidRPr="00C0172A" w:rsidRDefault="00385132" w:rsidP="00385132">
      <w:pPr>
        <w:pStyle w:val="Prrafodelista"/>
        <w:numPr>
          <w:ilvl w:val="2"/>
          <w:numId w:val="31"/>
        </w:numPr>
        <w:rPr>
          <w:u w:val="single"/>
        </w:rPr>
      </w:pPr>
      <w:r>
        <w:t>Estimar las historias de usuario.</w:t>
      </w:r>
    </w:p>
    <w:p w14:paraId="39E8BF99" w14:textId="77777777" w:rsidR="00385132" w:rsidRPr="00C0172A" w:rsidRDefault="00385132" w:rsidP="00385132">
      <w:pPr>
        <w:pStyle w:val="Prrafodelista"/>
        <w:numPr>
          <w:ilvl w:val="2"/>
          <w:numId w:val="31"/>
        </w:numPr>
        <w:rPr>
          <w:u w:val="single"/>
        </w:rPr>
      </w:pPr>
      <w:r>
        <w:t>Cambiar las estimaciones.</w:t>
      </w:r>
    </w:p>
    <w:p w14:paraId="310B2C72" w14:textId="77777777" w:rsidR="00385132" w:rsidRDefault="00385132" w:rsidP="00385132">
      <w:pPr>
        <w:pStyle w:val="Prrafodelista"/>
        <w:numPr>
          <w:ilvl w:val="1"/>
          <w:numId w:val="31"/>
        </w:numPr>
        <w:rPr>
          <w:u w:val="single"/>
        </w:rPr>
      </w:pPr>
      <w:r w:rsidRPr="00C0172A">
        <w:t>Tester:</w:t>
      </w:r>
    </w:p>
    <w:p w14:paraId="14B4DF6B" w14:textId="77777777" w:rsidR="00385132" w:rsidRPr="00C0172A" w:rsidRDefault="00385132" w:rsidP="00385132">
      <w:pPr>
        <w:pStyle w:val="Prrafodelista"/>
        <w:numPr>
          <w:ilvl w:val="2"/>
          <w:numId w:val="31"/>
        </w:numPr>
        <w:rPr>
          <w:u w:val="single"/>
        </w:rPr>
      </w:pPr>
      <w:r>
        <w:t>Ejecutar las pruebas regularmente.</w:t>
      </w:r>
    </w:p>
    <w:p w14:paraId="79EBC2B7" w14:textId="77777777" w:rsidR="00385132" w:rsidRPr="00C0172A" w:rsidRDefault="00385132" w:rsidP="00385132">
      <w:pPr>
        <w:pStyle w:val="Prrafodelista"/>
        <w:numPr>
          <w:ilvl w:val="2"/>
          <w:numId w:val="31"/>
        </w:numPr>
        <w:rPr>
          <w:u w:val="single"/>
        </w:rPr>
      </w:pPr>
      <w:r>
        <w:t>Ejecutar las pruebas funcionales.</w:t>
      </w:r>
    </w:p>
    <w:p w14:paraId="6499E52F" w14:textId="77777777" w:rsidR="00385132" w:rsidRPr="00C0172A" w:rsidRDefault="00385132" w:rsidP="00385132">
      <w:pPr>
        <w:pStyle w:val="Prrafodelista"/>
        <w:numPr>
          <w:ilvl w:val="2"/>
          <w:numId w:val="31"/>
        </w:numPr>
        <w:rPr>
          <w:u w:val="single"/>
        </w:rPr>
      </w:pPr>
      <w:r>
        <w:t>Difundir el estado de las pruebas a los demás integrantes.</w:t>
      </w:r>
    </w:p>
    <w:p w14:paraId="7EFA1BE7" w14:textId="77777777" w:rsidR="00385132" w:rsidRPr="00C0172A" w:rsidRDefault="00385132" w:rsidP="00385132">
      <w:pPr>
        <w:pStyle w:val="Prrafodelista"/>
        <w:numPr>
          <w:ilvl w:val="2"/>
          <w:numId w:val="31"/>
        </w:numPr>
        <w:rPr>
          <w:u w:val="single"/>
        </w:rPr>
      </w:pPr>
      <w:r>
        <w:t>Seleccionar las herramientas adecuadas para la realización de las pruebas.</w:t>
      </w:r>
    </w:p>
    <w:p w14:paraId="5C0D7955" w14:textId="77777777" w:rsidR="00385132" w:rsidRPr="00C0172A" w:rsidRDefault="00385132" w:rsidP="00385132">
      <w:pPr>
        <w:pStyle w:val="Prrafodelista"/>
        <w:numPr>
          <w:ilvl w:val="1"/>
          <w:numId w:val="31"/>
        </w:numPr>
        <w:rPr>
          <w:u w:val="single"/>
        </w:rPr>
      </w:pPr>
      <w:r>
        <w:t>Tracker:</w:t>
      </w:r>
    </w:p>
    <w:p w14:paraId="0BF49B02" w14:textId="77777777" w:rsidR="00385132" w:rsidRPr="00C0172A" w:rsidRDefault="00385132" w:rsidP="00385132">
      <w:pPr>
        <w:pStyle w:val="Prrafodelista"/>
        <w:numPr>
          <w:ilvl w:val="2"/>
          <w:numId w:val="31"/>
        </w:numPr>
        <w:rPr>
          <w:u w:val="single"/>
        </w:rPr>
      </w:pPr>
      <w:r>
        <w:t>Verificar la desviación del proyecto.</w:t>
      </w:r>
    </w:p>
    <w:p w14:paraId="41EB4922" w14:textId="77777777" w:rsidR="00385132" w:rsidRPr="00EA2B3C" w:rsidRDefault="00385132" w:rsidP="00385132">
      <w:pPr>
        <w:pStyle w:val="Prrafodelista"/>
        <w:numPr>
          <w:ilvl w:val="2"/>
          <w:numId w:val="31"/>
        </w:numPr>
        <w:rPr>
          <w:u w:val="single"/>
        </w:rPr>
      </w:pPr>
      <w:r>
        <w:t>Refinar los métodos de estimación utilizados.</w:t>
      </w:r>
    </w:p>
    <w:p w14:paraId="7A617A09" w14:textId="77777777" w:rsidR="00385132" w:rsidRPr="00EA2B3C" w:rsidRDefault="00385132" w:rsidP="00385132">
      <w:pPr>
        <w:pStyle w:val="Prrafodelista"/>
        <w:numPr>
          <w:ilvl w:val="2"/>
          <w:numId w:val="31"/>
        </w:numPr>
        <w:rPr>
          <w:u w:val="single"/>
        </w:rPr>
      </w:pPr>
      <w:r>
        <w:t>Realizar le seguimientos de las iteraciones.</w:t>
      </w:r>
    </w:p>
    <w:p w14:paraId="08939F90" w14:textId="77777777" w:rsidR="00385132" w:rsidRPr="00EA2B3C" w:rsidRDefault="00385132" w:rsidP="00385132">
      <w:pPr>
        <w:pStyle w:val="Prrafodelista"/>
        <w:numPr>
          <w:ilvl w:val="2"/>
          <w:numId w:val="31"/>
        </w:numPr>
        <w:rPr>
          <w:u w:val="single"/>
        </w:rPr>
      </w:pPr>
      <w:r>
        <w:t>Reportar el progreso del equipo.</w:t>
      </w:r>
    </w:p>
    <w:p w14:paraId="225D0732" w14:textId="77777777" w:rsidR="00385132" w:rsidRPr="00EA2B3C" w:rsidRDefault="00385132" w:rsidP="00385132">
      <w:pPr>
        <w:pStyle w:val="Prrafodelista"/>
        <w:numPr>
          <w:ilvl w:val="1"/>
          <w:numId w:val="31"/>
        </w:numPr>
        <w:rPr>
          <w:u w:val="single"/>
        </w:rPr>
      </w:pPr>
      <w:r>
        <w:t>Coach:</w:t>
      </w:r>
    </w:p>
    <w:p w14:paraId="65E9BF43" w14:textId="77777777" w:rsidR="00385132" w:rsidRPr="00EA2B3C" w:rsidRDefault="00385132" w:rsidP="00385132">
      <w:pPr>
        <w:pStyle w:val="Prrafodelista"/>
        <w:numPr>
          <w:ilvl w:val="2"/>
          <w:numId w:val="31"/>
        </w:numPr>
        <w:rPr>
          <w:u w:val="single"/>
        </w:rPr>
      </w:pPr>
      <w:r>
        <w:t>Garantizar que se sigue la metodología XP.</w:t>
      </w:r>
    </w:p>
    <w:p w14:paraId="535B4CB9" w14:textId="77777777" w:rsidR="00385132" w:rsidRPr="00EA2B3C" w:rsidRDefault="00385132" w:rsidP="00385132">
      <w:pPr>
        <w:pStyle w:val="Prrafodelista"/>
        <w:numPr>
          <w:ilvl w:val="2"/>
          <w:numId w:val="31"/>
        </w:numPr>
        <w:rPr>
          <w:u w:val="single"/>
        </w:rPr>
      </w:pPr>
      <w:r>
        <w:t>Responsable de conocer a fondo la metodología XP y guiar al grupo en esa metodología.</w:t>
      </w:r>
    </w:p>
    <w:p w14:paraId="709B37CF" w14:textId="77777777" w:rsidR="00385132" w:rsidRPr="00EA2B3C" w:rsidRDefault="00385132" w:rsidP="00385132">
      <w:pPr>
        <w:pStyle w:val="Prrafodelista"/>
        <w:numPr>
          <w:ilvl w:val="1"/>
          <w:numId w:val="31"/>
        </w:numPr>
        <w:rPr>
          <w:u w:val="single"/>
        </w:rPr>
      </w:pPr>
      <w:r>
        <w:t>Gestor:</w:t>
      </w:r>
    </w:p>
    <w:p w14:paraId="0DB901E7" w14:textId="77777777" w:rsidR="00385132" w:rsidRPr="002D59ED" w:rsidRDefault="00385132" w:rsidP="00385132">
      <w:pPr>
        <w:pStyle w:val="Prrafodelista"/>
        <w:numPr>
          <w:ilvl w:val="2"/>
          <w:numId w:val="31"/>
        </w:numPr>
        <w:rPr>
          <w:u w:val="single"/>
        </w:rPr>
      </w:pPr>
      <w:r>
        <w:t>Hacer de enlace entre los programadores y el cliente.</w:t>
      </w:r>
    </w:p>
    <w:p w14:paraId="27629141" w14:textId="7590A356" w:rsidR="002D59ED" w:rsidRDefault="002D59ED" w:rsidP="002D59ED">
      <w:pPr>
        <w:pStyle w:val="Ttulo2"/>
      </w:pPr>
      <w:r>
        <w:t>Historias de Usuario</w:t>
      </w:r>
    </w:p>
    <w:tbl>
      <w:tblPr>
        <w:tblW w:w="11625" w:type="dxa"/>
        <w:tblInd w:w="-923" w:type="dxa"/>
        <w:tblLayout w:type="fixed"/>
        <w:tblCellMar>
          <w:left w:w="70" w:type="dxa"/>
          <w:right w:w="70" w:type="dxa"/>
        </w:tblCellMar>
        <w:tblLook w:val="04A0" w:firstRow="1" w:lastRow="0" w:firstColumn="1" w:lastColumn="0" w:noHBand="0" w:noVBand="1"/>
      </w:tblPr>
      <w:tblGrid>
        <w:gridCol w:w="1008"/>
        <w:gridCol w:w="600"/>
        <w:gridCol w:w="759"/>
        <w:gridCol w:w="918"/>
        <w:gridCol w:w="3804"/>
        <w:gridCol w:w="4536"/>
      </w:tblGrid>
      <w:tr w:rsidR="00D67F0C" w:rsidRPr="00D67F0C" w14:paraId="392147DE" w14:textId="77777777" w:rsidTr="00D67F0C">
        <w:trPr>
          <w:trHeight w:val="300"/>
        </w:trPr>
        <w:tc>
          <w:tcPr>
            <w:tcW w:w="11625" w:type="dxa"/>
            <w:gridSpan w:val="6"/>
            <w:tcBorders>
              <w:top w:val="nil"/>
              <w:left w:val="nil"/>
              <w:bottom w:val="single" w:sz="8" w:space="0" w:color="000000"/>
              <w:right w:val="single" w:sz="8" w:space="0" w:color="000000"/>
            </w:tcBorders>
            <w:shd w:val="clear" w:color="000000" w:fill="0000FF"/>
            <w:vAlign w:val="bottom"/>
            <w:hideMark/>
          </w:tcPr>
          <w:p w14:paraId="5A7AEEA0" w14:textId="77777777" w:rsidR="00D67F0C" w:rsidRPr="00D67F0C" w:rsidRDefault="00D67F0C" w:rsidP="00D67F0C">
            <w:pPr>
              <w:jc w:val="center"/>
              <w:rPr>
                <w:rFonts w:ascii="Arial" w:eastAsia="Times New Roman" w:hAnsi="Arial" w:cs="Arial"/>
                <w:b/>
                <w:bCs/>
                <w:color w:val="FFFFFF"/>
                <w:sz w:val="20"/>
                <w:szCs w:val="20"/>
                <w:lang w:val="es-CL"/>
              </w:rPr>
            </w:pPr>
            <w:r w:rsidRPr="00D67F0C">
              <w:rPr>
                <w:rFonts w:ascii="Arial" w:eastAsia="Times New Roman" w:hAnsi="Arial" w:cs="Arial"/>
                <w:b/>
                <w:bCs/>
                <w:color w:val="FFFFFF"/>
                <w:sz w:val="20"/>
                <w:szCs w:val="20"/>
                <w:lang w:val="es-CL"/>
              </w:rPr>
              <w:t>Historias de Usuario</w:t>
            </w:r>
          </w:p>
        </w:tc>
      </w:tr>
      <w:tr w:rsidR="00D67F0C" w:rsidRPr="00D67F0C" w14:paraId="24478DD3" w14:textId="77777777" w:rsidTr="00D67F0C">
        <w:trPr>
          <w:trHeight w:val="760"/>
        </w:trPr>
        <w:tc>
          <w:tcPr>
            <w:tcW w:w="1008" w:type="dxa"/>
            <w:tcBorders>
              <w:top w:val="nil"/>
              <w:left w:val="single" w:sz="8" w:space="0" w:color="000000"/>
              <w:bottom w:val="single" w:sz="8" w:space="0" w:color="000000"/>
              <w:right w:val="single" w:sz="8" w:space="0" w:color="000000"/>
            </w:tcBorders>
            <w:shd w:val="clear" w:color="000000" w:fill="0000FF"/>
            <w:vAlign w:val="bottom"/>
            <w:hideMark/>
          </w:tcPr>
          <w:p w14:paraId="4CCEDE06" w14:textId="77777777" w:rsidR="00D67F0C" w:rsidRPr="00D67F0C" w:rsidRDefault="00D67F0C" w:rsidP="00D67F0C">
            <w:pPr>
              <w:jc w:val="center"/>
              <w:rPr>
                <w:rFonts w:ascii="Arial" w:eastAsia="Times New Roman" w:hAnsi="Arial" w:cs="Arial"/>
                <w:b/>
                <w:bCs/>
                <w:color w:val="FFFFFF"/>
                <w:sz w:val="20"/>
                <w:szCs w:val="20"/>
                <w:lang w:val="es-CL"/>
              </w:rPr>
            </w:pPr>
            <w:r w:rsidRPr="00D67F0C">
              <w:rPr>
                <w:rFonts w:ascii="Arial" w:eastAsia="Times New Roman" w:hAnsi="Arial" w:cs="Arial"/>
                <w:b/>
                <w:bCs/>
                <w:color w:val="FFFFFF"/>
                <w:sz w:val="20"/>
                <w:szCs w:val="20"/>
                <w:lang w:val="es-CL"/>
              </w:rPr>
              <w:t>Identificador (ID) de la Historia</w:t>
            </w:r>
          </w:p>
        </w:tc>
        <w:tc>
          <w:tcPr>
            <w:tcW w:w="600" w:type="dxa"/>
            <w:tcBorders>
              <w:top w:val="nil"/>
              <w:left w:val="nil"/>
              <w:bottom w:val="single" w:sz="8" w:space="0" w:color="000000"/>
              <w:right w:val="single" w:sz="8" w:space="0" w:color="000000"/>
            </w:tcBorders>
            <w:shd w:val="clear" w:color="000000" w:fill="0000FF"/>
            <w:vAlign w:val="bottom"/>
            <w:hideMark/>
          </w:tcPr>
          <w:p w14:paraId="372865DF" w14:textId="77777777" w:rsidR="00D67F0C" w:rsidRPr="00D67F0C" w:rsidRDefault="00D67F0C" w:rsidP="00D67F0C">
            <w:pPr>
              <w:jc w:val="center"/>
              <w:rPr>
                <w:rFonts w:ascii="Arial" w:eastAsia="Times New Roman" w:hAnsi="Arial" w:cs="Arial"/>
                <w:b/>
                <w:bCs/>
                <w:color w:val="FFFFFF"/>
                <w:sz w:val="20"/>
                <w:szCs w:val="20"/>
                <w:lang w:val="es-CL"/>
              </w:rPr>
            </w:pPr>
            <w:r w:rsidRPr="00D67F0C">
              <w:rPr>
                <w:rFonts w:ascii="Arial" w:eastAsia="Times New Roman" w:hAnsi="Arial" w:cs="Arial"/>
                <w:b/>
                <w:bCs/>
                <w:color w:val="FFFFFF"/>
                <w:sz w:val="20"/>
                <w:szCs w:val="20"/>
                <w:lang w:val="es-CL"/>
              </w:rPr>
              <w:t>Priorización</w:t>
            </w:r>
          </w:p>
        </w:tc>
        <w:tc>
          <w:tcPr>
            <w:tcW w:w="759" w:type="dxa"/>
            <w:tcBorders>
              <w:top w:val="nil"/>
              <w:left w:val="nil"/>
              <w:bottom w:val="single" w:sz="8" w:space="0" w:color="000000"/>
              <w:right w:val="single" w:sz="8" w:space="0" w:color="000000"/>
            </w:tcBorders>
            <w:shd w:val="clear" w:color="000000" w:fill="0000FF"/>
            <w:vAlign w:val="bottom"/>
            <w:hideMark/>
          </w:tcPr>
          <w:p w14:paraId="23D8DFC0" w14:textId="77777777" w:rsidR="00D67F0C" w:rsidRPr="00D67F0C" w:rsidRDefault="00D67F0C" w:rsidP="00D67F0C">
            <w:pPr>
              <w:jc w:val="center"/>
              <w:rPr>
                <w:rFonts w:ascii="Arial" w:eastAsia="Times New Roman" w:hAnsi="Arial" w:cs="Arial"/>
                <w:b/>
                <w:bCs/>
                <w:color w:val="FFFFFF"/>
                <w:sz w:val="20"/>
                <w:szCs w:val="20"/>
                <w:lang w:val="es-CL"/>
              </w:rPr>
            </w:pPr>
            <w:r w:rsidRPr="00D67F0C">
              <w:rPr>
                <w:rFonts w:ascii="Arial" w:eastAsia="Times New Roman" w:hAnsi="Arial" w:cs="Arial"/>
                <w:b/>
                <w:bCs/>
                <w:color w:val="FFFFFF"/>
                <w:sz w:val="20"/>
                <w:szCs w:val="20"/>
                <w:lang w:val="es-CL"/>
              </w:rPr>
              <w:t>Estimación</w:t>
            </w:r>
          </w:p>
        </w:tc>
        <w:tc>
          <w:tcPr>
            <w:tcW w:w="918" w:type="dxa"/>
            <w:tcBorders>
              <w:top w:val="nil"/>
              <w:left w:val="nil"/>
              <w:bottom w:val="single" w:sz="8" w:space="0" w:color="000000"/>
              <w:right w:val="single" w:sz="8" w:space="0" w:color="000000"/>
            </w:tcBorders>
            <w:shd w:val="clear" w:color="000000" w:fill="0000FF"/>
            <w:vAlign w:val="bottom"/>
            <w:hideMark/>
          </w:tcPr>
          <w:p w14:paraId="520C8404" w14:textId="77777777" w:rsidR="00D67F0C" w:rsidRPr="00D67F0C" w:rsidRDefault="00D67F0C" w:rsidP="00D67F0C">
            <w:pPr>
              <w:jc w:val="center"/>
              <w:rPr>
                <w:rFonts w:ascii="Arial" w:eastAsia="Times New Roman" w:hAnsi="Arial" w:cs="Arial"/>
                <w:b/>
                <w:bCs/>
                <w:color w:val="FFFFFF"/>
                <w:sz w:val="20"/>
                <w:szCs w:val="20"/>
                <w:lang w:val="es-CL"/>
              </w:rPr>
            </w:pPr>
            <w:r w:rsidRPr="00D67F0C">
              <w:rPr>
                <w:rFonts w:ascii="Arial" w:eastAsia="Times New Roman" w:hAnsi="Arial" w:cs="Arial"/>
                <w:b/>
                <w:bCs/>
                <w:color w:val="FFFFFF"/>
                <w:sz w:val="20"/>
                <w:szCs w:val="20"/>
                <w:lang w:val="es-CL"/>
              </w:rPr>
              <w:t>Rol</w:t>
            </w:r>
          </w:p>
        </w:tc>
        <w:tc>
          <w:tcPr>
            <w:tcW w:w="3804" w:type="dxa"/>
            <w:tcBorders>
              <w:top w:val="nil"/>
              <w:left w:val="nil"/>
              <w:bottom w:val="single" w:sz="8" w:space="0" w:color="000000"/>
              <w:right w:val="single" w:sz="8" w:space="0" w:color="000000"/>
            </w:tcBorders>
            <w:shd w:val="clear" w:color="000000" w:fill="0000FF"/>
            <w:vAlign w:val="bottom"/>
            <w:hideMark/>
          </w:tcPr>
          <w:p w14:paraId="4531814B" w14:textId="77777777" w:rsidR="00D67F0C" w:rsidRPr="00D67F0C" w:rsidRDefault="00D67F0C" w:rsidP="00D67F0C">
            <w:pPr>
              <w:jc w:val="center"/>
              <w:rPr>
                <w:rFonts w:ascii="Arial" w:eastAsia="Times New Roman" w:hAnsi="Arial" w:cs="Arial"/>
                <w:b/>
                <w:bCs/>
                <w:color w:val="FFFFFF"/>
                <w:sz w:val="20"/>
                <w:szCs w:val="20"/>
                <w:lang w:val="es-CL"/>
              </w:rPr>
            </w:pPr>
            <w:r w:rsidRPr="00D67F0C">
              <w:rPr>
                <w:rFonts w:ascii="Arial" w:eastAsia="Times New Roman" w:hAnsi="Arial" w:cs="Arial"/>
                <w:b/>
                <w:bCs/>
                <w:color w:val="FFFFFF"/>
                <w:sz w:val="20"/>
                <w:szCs w:val="20"/>
                <w:lang w:val="es-CL"/>
              </w:rPr>
              <w:t>Característica / Funcionalidad</w:t>
            </w:r>
          </w:p>
        </w:tc>
        <w:tc>
          <w:tcPr>
            <w:tcW w:w="4536" w:type="dxa"/>
            <w:tcBorders>
              <w:top w:val="nil"/>
              <w:left w:val="nil"/>
              <w:bottom w:val="single" w:sz="8" w:space="0" w:color="000000"/>
              <w:right w:val="single" w:sz="8" w:space="0" w:color="000000"/>
            </w:tcBorders>
            <w:shd w:val="clear" w:color="000000" w:fill="0000FF"/>
            <w:vAlign w:val="bottom"/>
            <w:hideMark/>
          </w:tcPr>
          <w:p w14:paraId="1739ED0B" w14:textId="77777777" w:rsidR="00D67F0C" w:rsidRPr="00D67F0C" w:rsidRDefault="00D67F0C" w:rsidP="00D67F0C">
            <w:pPr>
              <w:jc w:val="center"/>
              <w:rPr>
                <w:rFonts w:ascii="Arial" w:eastAsia="Times New Roman" w:hAnsi="Arial" w:cs="Arial"/>
                <w:b/>
                <w:bCs/>
                <w:color w:val="FFFFFF"/>
                <w:sz w:val="20"/>
                <w:szCs w:val="20"/>
                <w:lang w:val="es-CL"/>
              </w:rPr>
            </w:pPr>
            <w:r w:rsidRPr="00D67F0C">
              <w:rPr>
                <w:rFonts w:ascii="Arial" w:eastAsia="Times New Roman" w:hAnsi="Arial" w:cs="Arial"/>
                <w:b/>
                <w:bCs/>
                <w:color w:val="FFFFFF"/>
                <w:sz w:val="20"/>
                <w:szCs w:val="20"/>
                <w:lang w:val="es-CL"/>
              </w:rPr>
              <w:t>Razón / Resultado</w:t>
            </w:r>
          </w:p>
        </w:tc>
      </w:tr>
      <w:tr w:rsidR="00D67F0C" w:rsidRPr="00D67F0C" w14:paraId="02F97545" w14:textId="77777777" w:rsidTr="00D67F0C">
        <w:trPr>
          <w:trHeight w:val="6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68188E6C"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1</w:t>
            </w:r>
          </w:p>
        </w:tc>
        <w:tc>
          <w:tcPr>
            <w:tcW w:w="600" w:type="dxa"/>
            <w:tcBorders>
              <w:top w:val="nil"/>
              <w:left w:val="nil"/>
              <w:bottom w:val="single" w:sz="8" w:space="0" w:color="000000"/>
              <w:right w:val="single" w:sz="8" w:space="0" w:color="000000"/>
            </w:tcBorders>
            <w:shd w:val="clear" w:color="000000" w:fill="FFFFFF"/>
            <w:noWrap/>
            <w:vAlign w:val="center"/>
            <w:hideMark/>
          </w:tcPr>
          <w:p w14:paraId="111CBCF9"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168A59FA"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54AA842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vAlign w:val="bottom"/>
            <w:hideMark/>
          </w:tcPr>
          <w:p w14:paraId="2C9D2FE0"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ingresar a un sitio que centralice los precios e información de un producto deseado.</w:t>
            </w:r>
          </w:p>
        </w:tc>
        <w:tc>
          <w:tcPr>
            <w:tcW w:w="4536" w:type="dxa"/>
            <w:tcBorders>
              <w:top w:val="nil"/>
              <w:left w:val="nil"/>
              <w:bottom w:val="single" w:sz="8" w:space="0" w:color="000000"/>
              <w:right w:val="single" w:sz="8" w:space="0" w:color="000000"/>
            </w:tcBorders>
            <w:shd w:val="clear" w:color="000000" w:fill="FFFFFF"/>
            <w:vAlign w:val="bottom"/>
            <w:hideMark/>
          </w:tcPr>
          <w:p w14:paraId="25427E71"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 xml:space="preserve">Con la finalidad de no tener que buscar por todas las tiendas y/o web's un producto al mejor precio. </w:t>
            </w:r>
          </w:p>
        </w:tc>
      </w:tr>
      <w:tr w:rsidR="00D67F0C" w:rsidRPr="00D67F0C" w14:paraId="3D7284D7" w14:textId="77777777" w:rsidTr="00D67F0C">
        <w:trPr>
          <w:trHeight w:val="3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37147EBB"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2</w:t>
            </w:r>
          </w:p>
        </w:tc>
        <w:tc>
          <w:tcPr>
            <w:tcW w:w="600" w:type="dxa"/>
            <w:tcBorders>
              <w:top w:val="nil"/>
              <w:left w:val="nil"/>
              <w:bottom w:val="single" w:sz="8" w:space="0" w:color="000000"/>
              <w:right w:val="single" w:sz="8" w:space="0" w:color="000000"/>
            </w:tcBorders>
            <w:shd w:val="clear" w:color="000000" w:fill="FFFFFF"/>
            <w:noWrap/>
            <w:vAlign w:val="center"/>
            <w:hideMark/>
          </w:tcPr>
          <w:p w14:paraId="284E9B49"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6AA817B5"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4DA272F0"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6C204883"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buscar un producto por categorias</w:t>
            </w:r>
          </w:p>
        </w:tc>
        <w:tc>
          <w:tcPr>
            <w:tcW w:w="4536" w:type="dxa"/>
            <w:tcBorders>
              <w:top w:val="nil"/>
              <w:left w:val="nil"/>
              <w:bottom w:val="single" w:sz="8" w:space="0" w:color="000000"/>
              <w:right w:val="single" w:sz="8" w:space="0" w:color="000000"/>
            </w:tcBorders>
            <w:shd w:val="clear" w:color="000000" w:fill="FFFFFF"/>
            <w:noWrap/>
            <w:vAlign w:val="bottom"/>
            <w:hideMark/>
          </w:tcPr>
          <w:p w14:paraId="2D8AB5F0"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encontrar el que busco.</w:t>
            </w:r>
          </w:p>
        </w:tc>
      </w:tr>
      <w:tr w:rsidR="00D67F0C" w:rsidRPr="00D67F0C" w14:paraId="3F52FFFA" w14:textId="77777777" w:rsidTr="00D67F0C">
        <w:trPr>
          <w:trHeight w:val="3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6D5EFEF9"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3</w:t>
            </w:r>
          </w:p>
        </w:tc>
        <w:tc>
          <w:tcPr>
            <w:tcW w:w="600" w:type="dxa"/>
            <w:tcBorders>
              <w:top w:val="nil"/>
              <w:left w:val="nil"/>
              <w:bottom w:val="single" w:sz="8" w:space="0" w:color="000000"/>
              <w:right w:val="single" w:sz="8" w:space="0" w:color="000000"/>
            </w:tcBorders>
            <w:shd w:val="clear" w:color="000000" w:fill="FFFFFF"/>
            <w:noWrap/>
            <w:vAlign w:val="center"/>
            <w:hideMark/>
          </w:tcPr>
          <w:p w14:paraId="7068929C"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76CD6A1F"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416D266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136793C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buscar un producto por criterios (rango, palabra clave, precio máximo)</w:t>
            </w:r>
          </w:p>
        </w:tc>
        <w:tc>
          <w:tcPr>
            <w:tcW w:w="4536" w:type="dxa"/>
            <w:tcBorders>
              <w:top w:val="nil"/>
              <w:left w:val="nil"/>
              <w:bottom w:val="single" w:sz="8" w:space="0" w:color="000000"/>
              <w:right w:val="single" w:sz="8" w:space="0" w:color="000000"/>
            </w:tcBorders>
            <w:shd w:val="clear" w:color="000000" w:fill="FFFFFF"/>
            <w:noWrap/>
            <w:vAlign w:val="bottom"/>
            <w:hideMark/>
          </w:tcPr>
          <w:p w14:paraId="079D79B6"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poder buscar un producto al mejor precio.</w:t>
            </w:r>
          </w:p>
        </w:tc>
      </w:tr>
      <w:tr w:rsidR="00D67F0C" w:rsidRPr="00D67F0C" w14:paraId="54343567" w14:textId="77777777" w:rsidTr="00D67F0C">
        <w:trPr>
          <w:trHeight w:val="3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6E32F0E2"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4</w:t>
            </w:r>
          </w:p>
        </w:tc>
        <w:tc>
          <w:tcPr>
            <w:tcW w:w="600" w:type="dxa"/>
            <w:tcBorders>
              <w:top w:val="nil"/>
              <w:left w:val="nil"/>
              <w:bottom w:val="single" w:sz="8" w:space="0" w:color="000000"/>
              <w:right w:val="single" w:sz="8" w:space="0" w:color="000000"/>
            </w:tcBorders>
            <w:shd w:val="clear" w:color="000000" w:fill="FFFFFF"/>
            <w:noWrap/>
            <w:vAlign w:val="center"/>
            <w:hideMark/>
          </w:tcPr>
          <w:p w14:paraId="335010DA"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21A353B0"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11CE4E46"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329D83E9"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 xml:space="preserve">Necesito poder seleccionar un producto </w:t>
            </w:r>
          </w:p>
        </w:tc>
        <w:tc>
          <w:tcPr>
            <w:tcW w:w="4536" w:type="dxa"/>
            <w:tcBorders>
              <w:top w:val="nil"/>
              <w:left w:val="nil"/>
              <w:bottom w:val="single" w:sz="8" w:space="0" w:color="000000"/>
              <w:right w:val="single" w:sz="8" w:space="0" w:color="000000"/>
            </w:tcBorders>
            <w:shd w:val="clear" w:color="000000" w:fill="FFFFFF"/>
            <w:noWrap/>
            <w:vAlign w:val="bottom"/>
            <w:hideMark/>
          </w:tcPr>
          <w:p w14:paraId="5FDA4920"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saber en donde esta al mejor precio.</w:t>
            </w:r>
            <w:bookmarkStart w:id="22" w:name="_GoBack"/>
            <w:bookmarkEnd w:id="22"/>
          </w:p>
        </w:tc>
      </w:tr>
      <w:tr w:rsidR="00D67F0C" w:rsidRPr="00D67F0C" w14:paraId="7B63D84E" w14:textId="77777777" w:rsidTr="00D67F0C">
        <w:trPr>
          <w:trHeight w:val="3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71F19605"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5</w:t>
            </w:r>
          </w:p>
        </w:tc>
        <w:tc>
          <w:tcPr>
            <w:tcW w:w="600" w:type="dxa"/>
            <w:tcBorders>
              <w:top w:val="nil"/>
              <w:left w:val="nil"/>
              <w:bottom w:val="single" w:sz="8" w:space="0" w:color="000000"/>
              <w:right w:val="single" w:sz="8" w:space="0" w:color="000000"/>
            </w:tcBorders>
            <w:shd w:val="clear" w:color="000000" w:fill="FFFFFF"/>
            <w:noWrap/>
            <w:vAlign w:val="center"/>
            <w:hideMark/>
          </w:tcPr>
          <w:p w14:paraId="5C152358"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31F9C59B"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561E8E98"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6D513B67"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saber como llegar a una tienda deseada</w:t>
            </w:r>
          </w:p>
        </w:tc>
        <w:tc>
          <w:tcPr>
            <w:tcW w:w="4536" w:type="dxa"/>
            <w:tcBorders>
              <w:top w:val="nil"/>
              <w:left w:val="nil"/>
              <w:bottom w:val="single" w:sz="8" w:space="0" w:color="000000"/>
              <w:right w:val="single" w:sz="8" w:space="0" w:color="000000"/>
            </w:tcBorders>
            <w:shd w:val="clear" w:color="000000" w:fill="FFFFFF"/>
            <w:noWrap/>
            <w:vAlign w:val="bottom"/>
            <w:hideMark/>
          </w:tcPr>
          <w:p w14:paraId="6060C49E"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conocer el camino como llegar.</w:t>
            </w:r>
          </w:p>
        </w:tc>
      </w:tr>
      <w:tr w:rsidR="00D67F0C" w:rsidRPr="00D67F0C" w14:paraId="77F4F862" w14:textId="77777777" w:rsidTr="00D67F0C">
        <w:trPr>
          <w:trHeight w:val="3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406E32A7"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6</w:t>
            </w:r>
          </w:p>
        </w:tc>
        <w:tc>
          <w:tcPr>
            <w:tcW w:w="600" w:type="dxa"/>
            <w:tcBorders>
              <w:top w:val="nil"/>
              <w:left w:val="nil"/>
              <w:bottom w:val="single" w:sz="8" w:space="0" w:color="000000"/>
              <w:right w:val="single" w:sz="8" w:space="0" w:color="000000"/>
            </w:tcBorders>
            <w:shd w:val="clear" w:color="000000" w:fill="FFFFFF"/>
            <w:noWrap/>
            <w:vAlign w:val="center"/>
            <w:hideMark/>
          </w:tcPr>
          <w:p w14:paraId="5E9A167E"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585DDA35"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2388F574"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583D2095"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ver información de los productos</w:t>
            </w:r>
          </w:p>
        </w:tc>
        <w:tc>
          <w:tcPr>
            <w:tcW w:w="4536" w:type="dxa"/>
            <w:tcBorders>
              <w:top w:val="nil"/>
              <w:left w:val="nil"/>
              <w:bottom w:val="single" w:sz="8" w:space="0" w:color="000000"/>
              <w:right w:val="single" w:sz="8" w:space="0" w:color="000000"/>
            </w:tcBorders>
            <w:shd w:val="clear" w:color="000000" w:fill="FFFFFF"/>
            <w:noWrap/>
            <w:vAlign w:val="bottom"/>
            <w:hideMark/>
          </w:tcPr>
          <w:p w14:paraId="3C17CBDF"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conocer lo que se ofrece.</w:t>
            </w:r>
          </w:p>
        </w:tc>
      </w:tr>
      <w:tr w:rsidR="00D67F0C" w:rsidRPr="00D67F0C" w14:paraId="10476DB4" w14:textId="77777777" w:rsidTr="00D67F0C">
        <w:trPr>
          <w:trHeight w:val="3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0BE9C7A8"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7</w:t>
            </w:r>
          </w:p>
        </w:tc>
        <w:tc>
          <w:tcPr>
            <w:tcW w:w="600" w:type="dxa"/>
            <w:tcBorders>
              <w:top w:val="nil"/>
              <w:left w:val="nil"/>
              <w:bottom w:val="single" w:sz="8" w:space="0" w:color="000000"/>
              <w:right w:val="single" w:sz="8" w:space="0" w:color="000000"/>
            </w:tcBorders>
            <w:shd w:val="clear" w:color="000000" w:fill="FFFFFF"/>
            <w:noWrap/>
            <w:vAlign w:val="center"/>
            <w:hideMark/>
          </w:tcPr>
          <w:p w14:paraId="229D3BD8"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050D8FB6"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744EDC1B"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105EF158"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que se muestre en un mapa la tienda deseada</w:t>
            </w:r>
          </w:p>
        </w:tc>
        <w:tc>
          <w:tcPr>
            <w:tcW w:w="4536" w:type="dxa"/>
            <w:tcBorders>
              <w:top w:val="nil"/>
              <w:left w:val="nil"/>
              <w:bottom w:val="single" w:sz="8" w:space="0" w:color="000000"/>
              <w:right w:val="single" w:sz="8" w:space="0" w:color="000000"/>
            </w:tcBorders>
            <w:shd w:val="clear" w:color="000000" w:fill="FFFFFF"/>
            <w:noWrap/>
            <w:vAlign w:val="bottom"/>
            <w:hideMark/>
          </w:tcPr>
          <w:p w14:paraId="255D886C"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saber donde esta la tienda.</w:t>
            </w:r>
          </w:p>
        </w:tc>
      </w:tr>
      <w:tr w:rsidR="00D67F0C" w:rsidRPr="00D67F0C" w14:paraId="7AFF9F13" w14:textId="77777777" w:rsidTr="00D67F0C">
        <w:trPr>
          <w:trHeight w:val="3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1F485D65"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8</w:t>
            </w:r>
          </w:p>
        </w:tc>
        <w:tc>
          <w:tcPr>
            <w:tcW w:w="600" w:type="dxa"/>
            <w:tcBorders>
              <w:top w:val="nil"/>
              <w:left w:val="nil"/>
              <w:bottom w:val="single" w:sz="8" w:space="0" w:color="000000"/>
              <w:right w:val="single" w:sz="8" w:space="0" w:color="000000"/>
            </w:tcBorders>
            <w:shd w:val="clear" w:color="000000" w:fill="FFFFFF"/>
            <w:noWrap/>
            <w:vAlign w:val="center"/>
            <w:hideMark/>
          </w:tcPr>
          <w:p w14:paraId="3633BEB6"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7A282FD8"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72C0689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5A79D4F4"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 xml:space="preserve">Necesito poder subir una imagen de un producto que desconozco </w:t>
            </w:r>
          </w:p>
        </w:tc>
        <w:tc>
          <w:tcPr>
            <w:tcW w:w="4536" w:type="dxa"/>
            <w:tcBorders>
              <w:top w:val="nil"/>
              <w:left w:val="nil"/>
              <w:bottom w:val="single" w:sz="8" w:space="0" w:color="000000"/>
              <w:right w:val="single" w:sz="8" w:space="0" w:color="000000"/>
            </w:tcBorders>
            <w:shd w:val="clear" w:color="000000" w:fill="FFFFFF"/>
            <w:noWrap/>
            <w:vAlign w:val="bottom"/>
            <w:hideMark/>
          </w:tcPr>
          <w:p w14:paraId="0EEB7BF8"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obtener respuestas sobre su informacion.</w:t>
            </w:r>
          </w:p>
        </w:tc>
      </w:tr>
      <w:tr w:rsidR="00D67F0C" w:rsidRPr="00D67F0C" w14:paraId="2CCDDE4C" w14:textId="77777777" w:rsidTr="00D67F0C">
        <w:trPr>
          <w:trHeight w:val="32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3B868EC5"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9</w:t>
            </w:r>
          </w:p>
        </w:tc>
        <w:tc>
          <w:tcPr>
            <w:tcW w:w="600" w:type="dxa"/>
            <w:tcBorders>
              <w:top w:val="nil"/>
              <w:left w:val="nil"/>
              <w:bottom w:val="single" w:sz="8" w:space="0" w:color="000000"/>
              <w:right w:val="single" w:sz="8" w:space="0" w:color="000000"/>
            </w:tcBorders>
            <w:shd w:val="clear" w:color="000000" w:fill="FFFFFF"/>
            <w:noWrap/>
            <w:vAlign w:val="center"/>
            <w:hideMark/>
          </w:tcPr>
          <w:p w14:paraId="341FE094"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45F74C68"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3B3B05ED"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625F2E43"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comentar una imagen subida por otro usuario</w:t>
            </w:r>
          </w:p>
        </w:tc>
        <w:tc>
          <w:tcPr>
            <w:tcW w:w="4536" w:type="dxa"/>
            <w:tcBorders>
              <w:top w:val="nil"/>
              <w:left w:val="nil"/>
              <w:bottom w:val="single" w:sz="8" w:space="0" w:color="000000"/>
              <w:right w:val="single" w:sz="8" w:space="0" w:color="000000"/>
            </w:tcBorders>
            <w:shd w:val="clear" w:color="000000" w:fill="FFFFFF"/>
            <w:noWrap/>
            <w:vAlign w:val="bottom"/>
            <w:hideMark/>
          </w:tcPr>
          <w:p w14:paraId="787EA005"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dar respuestas al desconocimiento de otros usuarios.</w:t>
            </w:r>
          </w:p>
        </w:tc>
      </w:tr>
      <w:tr w:rsidR="00D67F0C" w:rsidRPr="00D67F0C" w14:paraId="2D511E45" w14:textId="77777777" w:rsidTr="00D67F0C">
        <w:trPr>
          <w:trHeight w:val="3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70D5D476"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10</w:t>
            </w:r>
          </w:p>
        </w:tc>
        <w:tc>
          <w:tcPr>
            <w:tcW w:w="600" w:type="dxa"/>
            <w:tcBorders>
              <w:top w:val="nil"/>
              <w:left w:val="nil"/>
              <w:bottom w:val="single" w:sz="8" w:space="0" w:color="000000"/>
              <w:right w:val="single" w:sz="8" w:space="0" w:color="000000"/>
            </w:tcBorders>
            <w:shd w:val="clear" w:color="000000" w:fill="FFFFFF"/>
            <w:noWrap/>
            <w:vAlign w:val="center"/>
            <w:hideMark/>
          </w:tcPr>
          <w:p w14:paraId="56449E50"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217A4F30"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6C3C9C08"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6C3AD690"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registrarme en el sitio como usuario</w:t>
            </w:r>
          </w:p>
        </w:tc>
        <w:tc>
          <w:tcPr>
            <w:tcW w:w="4536" w:type="dxa"/>
            <w:tcBorders>
              <w:top w:val="nil"/>
              <w:left w:val="nil"/>
              <w:bottom w:val="single" w:sz="8" w:space="0" w:color="000000"/>
              <w:right w:val="single" w:sz="8" w:space="0" w:color="000000"/>
            </w:tcBorders>
            <w:shd w:val="clear" w:color="000000" w:fill="FFFFFF"/>
            <w:noWrap/>
            <w:vAlign w:val="bottom"/>
            <w:hideMark/>
          </w:tcPr>
          <w:p w14:paraId="284655A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poder subir imágenes y comentar.</w:t>
            </w:r>
          </w:p>
        </w:tc>
      </w:tr>
      <w:tr w:rsidR="00D67F0C" w:rsidRPr="00D67F0C" w14:paraId="0E1569E0" w14:textId="77777777" w:rsidTr="00D67F0C">
        <w:trPr>
          <w:trHeight w:val="32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1C0309CC"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11</w:t>
            </w:r>
          </w:p>
        </w:tc>
        <w:tc>
          <w:tcPr>
            <w:tcW w:w="600" w:type="dxa"/>
            <w:tcBorders>
              <w:top w:val="nil"/>
              <w:left w:val="nil"/>
              <w:bottom w:val="single" w:sz="8" w:space="0" w:color="000000"/>
              <w:right w:val="single" w:sz="8" w:space="0" w:color="000000"/>
            </w:tcBorders>
            <w:shd w:val="clear" w:color="000000" w:fill="FFFFFF"/>
            <w:noWrap/>
            <w:vAlign w:val="center"/>
            <w:hideMark/>
          </w:tcPr>
          <w:p w14:paraId="3B9B8A96"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59206E2A"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4C2F1AA6"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pequeña empresa</w:t>
            </w:r>
          </w:p>
        </w:tc>
        <w:tc>
          <w:tcPr>
            <w:tcW w:w="3804" w:type="dxa"/>
            <w:tcBorders>
              <w:top w:val="nil"/>
              <w:left w:val="nil"/>
              <w:bottom w:val="single" w:sz="8" w:space="0" w:color="000000"/>
              <w:right w:val="single" w:sz="8" w:space="0" w:color="000000"/>
            </w:tcBorders>
            <w:shd w:val="clear" w:color="000000" w:fill="FFFFFF"/>
            <w:noWrap/>
            <w:vAlign w:val="bottom"/>
            <w:hideMark/>
          </w:tcPr>
          <w:p w14:paraId="461E2088"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publicar un producto</w:t>
            </w:r>
          </w:p>
        </w:tc>
        <w:tc>
          <w:tcPr>
            <w:tcW w:w="4536" w:type="dxa"/>
            <w:tcBorders>
              <w:top w:val="nil"/>
              <w:left w:val="nil"/>
              <w:bottom w:val="single" w:sz="8" w:space="0" w:color="000000"/>
              <w:right w:val="single" w:sz="8" w:space="0" w:color="000000"/>
            </w:tcBorders>
            <w:shd w:val="clear" w:color="000000" w:fill="FFFFFF"/>
            <w:noWrap/>
            <w:vAlign w:val="bottom"/>
            <w:hideMark/>
          </w:tcPr>
          <w:p w14:paraId="0CD2CD2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que mi producto se encuentre dentro del sitio.</w:t>
            </w:r>
          </w:p>
        </w:tc>
      </w:tr>
      <w:tr w:rsidR="00D67F0C" w:rsidRPr="00D67F0C" w14:paraId="39E1C0C8" w14:textId="77777777" w:rsidTr="00D67F0C">
        <w:trPr>
          <w:trHeight w:val="32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668B70E4"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12</w:t>
            </w:r>
          </w:p>
        </w:tc>
        <w:tc>
          <w:tcPr>
            <w:tcW w:w="600" w:type="dxa"/>
            <w:tcBorders>
              <w:top w:val="nil"/>
              <w:left w:val="nil"/>
              <w:bottom w:val="single" w:sz="8" w:space="0" w:color="000000"/>
              <w:right w:val="single" w:sz="8" w:space="0" w:color="000000"/>
            </w:tcBorders>
            <w:shd w:val="clear" w:color="000000" w:fill="FFFFFF"/>
            <w:noWrap/>
            <w:vAlign w:val="center"/>
            <w:hideMark/>
          </w:tcPr>
          <w:p w14:paraId="0E76D5B7"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7FF17CC2"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6E4C0FE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pequeña empresa</w:t>
            </w:r>
          </w:p>
        </w:tc>
        <w:tc>
          <w:tcPr>
            <w:tcW w:w="3804" w:type="dxa"/>
            <w:tcBorders>
              <w:top w:val="nil"/>
              <w:left w:val="nil"/>
              <w:bottom w:val="single" w:sz="8" w:space="0" w:color="000000"/>
              <w:right w:val="single" w:sz="8" w:space="0" w:color="000000"/>
            </w:tcBorders>
            <w:shd w:val="clear" w:color="000000" w:fill="FFFFFF"/>
            <w:noWrap/>
            <w:vAlign w:val="bottom"/>
            <w:hideMark/>
          </w:tcPr>
          <w:p w14:paraId="770B8482"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registrarme en el sitio como empresa</w:t>
            </w:r>
          </w:p>
        </w:tc>
        <w:tc>
          <w:tcPr>
            <w:tcW w:w="4536" w:type="dxa"/>
            <w:tcBorders>
              <w:top w:val="nil"/>
              <w:left w:val="nil"/>
              <w:bottom w:val="single" w:sz="8" w:space="0" w:color="000000"/>
              <w:right w:val="single" w:sz="8" w:space="0" w:color="000000"/>
            </w:tcBorders>
            <w:shd w:val="clear" w:color="000000" w:fill="FFFFFF"/>
            <w:noWrap/>
            <w:vAlign w:val="bottom"/>
            <w:hideMark/>
          </w:tcPr>
          <w:p w14:paraId="0FE75CD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poder publicar mis productos.</w:t>
            </w:r>
          </w:p>
        </w:tc>
      </w:tr>
      <w:tr w:rsidR="00D67F0C" w:rsidRPr="00D67F0C" w14:paraId="74EBB7AA" w14:textId="77777777" w:rsidTr="00D67F0C">
        <w:trPr>
          <w:trHeight w:val="32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24AD8B3B"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13</w:t>
            </w:r>
          </w:p>
        </w:tc>
        <w:tc>
          <w:tcPr>
            <w:tcW w:w="600" w:type="dxa"/>
            <w:tcBorders>
              <w:top w:val="nil"/>
              <w:left w:val="nil"/>
              <w:bottom w:val="single" w:sz="8" w:space="0" w:color="000000"/>
              <w:right w:val="single" w:sz="8" w:space="0" w:color="000000"/>
            </w:tcBorders>
            <w:shd w:val="clear" w:color="000000" w:fill="FFFFFF"/>
            <w:noWrap/>
            <w:vAlign w:val="center"/>
            <w:hideMark/>
          </w:tcPr>
          <w:p w14:paraId="30C3105B"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46573632"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1AC6EC6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5C686696"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administrar mi cuenta</w:t>
            </w:r>
          </w:p>
        </w:tc>
        <w:tc>
          <w:tcPr>
            <w:tcW w:w="4536" w:type="dxa"/>
            <w:tcBorders>
              <w:top w:val="nil"/>
              <w:left w:val="nil"/>
              <w:bottom w:val="single" w:sz="8" w:space="0" w:color="000000"/>
              <w:right w:val="single" w:sz="8" w:space="0" w:color="000000"/>
            </w:tcBorders>
            <w:shd w:val="clear" w:color="000000" w:fill="FFFFFF"/>
            <w:noWrap/>
            <w:vAlign w:val="bottom"/>
            <w:hideMark/>
          </w:tcPr>
          <w:p w14:paraId="2C347EA8"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poder modificar mis datos.</w:t>
            </w:r>
          </w:p>
        </w:tc>
      </w:tr>
      <w:tr w:rsidR="00D67F0C" w:rsidRPr="00D67F0C" w14:paraId="2BCC0B84" w14:textId="77777777" w:rsidTr="00D67F0C">
        <w:trPr>
          <w:trHeight w:val="32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11F1DD49"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14</w:t>
            </w:r>
          </w:p>
        </w:tc>
        <w:tc>
          <w:tcPr>
            <w:tcW w:w="600" w:type="dxa"/>
            <w:tcBorders>
              <w:top w:val="nil"/>
              <w:left w:val="nil"/>
              <w:bottom w:val="single" w:sz="8" w:space="0" w:color="000000"/>
              <w:right w:val="single" w:sz="8" w:space="0" w:color="000000"/>
            </w:tcBorders>
            <w:shd w:val="clear" w:color="000000" w:fill="FFFFFF"/>
            <w:noWrap/>
            <w:vAlign w:val="center"/>
            <w:hideMark/>
          </w:tcPr>
          <w:p w14:paraId="06C2FBFC"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0149AA73"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021C9E3A"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pequeña empresa</w:t>
            </w:r>
          </w:p>
        </w:tc>
        <w:tc>
          <w:tcPr>
            <w:tcW w:w="3804" w:type="dxa"/>
            <w:tcBorders>
              <w:top w:val="nil"/>
              <w:left w:val="nil"/>
              <w:bottom w:val="single" w:sz="8" w:space="0" w:color="000000"/>
              <w:right w:val="single" w:sz="8" w:space="0" w:color="000000"/>
            </w:tcBorders>
            <w:shd w:val="clear" w:color="000000" w:fill="FFFFFF"/>
            <w:noWrap/>
            <w:vAlign w:val="bottom"/>
            <w:hideMark/>
          </w:tcPr>
          <w:p w14:paraId="1EEEBD23"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administrar mi cuenta</w:t>
            </w:r>
          </w:p>
        </w:tc>
        <w:tc>
          <w:tcPr>
            <w:tcW w:w="4536" w:type="dxa"/>
            <w:tcBorders>
              <w:top w:val="nil"/>
              <w:left w:val="nil"/>
              <w:bottom w:val="single" w:sz="8" w:space="0" w:color="000000"/>
              <w:right w:val="single" w:sz="8" w:space="0" w:color="000000"/>
            </w:tcBorders>
            <w:shd w:val="clear" w:color="000000" w:fill="FFFFFF"/>
            <w:noWrap/>
            <w:vAlign w:val="bottom"/>
            <w:hideMark/>
          </w:tcPr>
          <w:p w14:paraId="47DAB12E"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poder modificar mis datos.</w:t>
            </w:r>
          </w:p>
        </w:tc>
      </w:tr>
      <w:tr w:rsidR="00D67F0C" w:rsidRPr="00D67F0C" w14:paraId="1CC02C97" w14:textId="77777777" w:rsidTr="00D67F0C">
        <w:trPr>
          <w:trHeight w:val="32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4DE281FF"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15</w:t>
            </w:r>
          </w:p>
        </w:tc>
        <w:tc>
          <w:tcPr>
            <w:tcW w:w="600" w:type="dxa"/>
            <w:tcBorders>
              <w:top w:val="nil"/>
              <w:left w:val="nil"/>
              <w:bottom w:val="single" w:sz="8" w:space="0" w:color="000000"/>
              <w:right w:val="single" w:sz="8" w:space="0" w:color="000000"/>
            </w:tcBorders>
            <w:shd w:val="clear" w:color="000000" w:fill="FFFFFF"/>
            <w:noWrap/>
            <w:vAlign w:val="center"/>
            <w:hideMark/>
          </w:tcPr>
          <w:p w14:paraId="05A1F293"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30E3AA33"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2905343B"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Usuario</w:t>
            </w:r>
          </w:p>
        </w:tc>
        <w:tc>
          <w:tcPr>
            <w:tcW w:w="3804" w:type="dxa"/>
            <w:tcBorders>
              <w:top w:val="nil"/>
              <w:left w:val="nil"/>
              <w:bottom w:val="single" w:sz="8" w:space="0" w:color="000000"/>
              <w:right w:val="single" w:sz="8" w:space="0" w:color="000000"/>
            </w:tcBorders>
            <w:shd w:val="clear" w:color="000000" w:fill="FFFFFF"/>
            <w:noWrap/>
            <w:vAlign w:val="bottom"/>
            <w:hideMark/>
          </w:tcPr>
          <w:p w14:paraId="47B17CC5"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ingresar a mi cuenta</w:t>
            </w:r>
          </w:p>
        </w:tc>
        <w:tc>
          <w:tcPr>
            <w:tcW w:w="4536" w:type="dxa"/>
            <w:tcBorders>
              <w:top w:val="nil"/>
              <w:left w:val="nil"/>
              <w:bottom w:val="single" w:sz="8" w:space="0" w:color="000000"/>
              <w:right w:val="single" w:sz="8" w:space="0" w:color="000000"/>
            </w:tcBorders>
            <w:shd w:val="clear" w:color="000000" w:fill="FFFFFF"/>
            <w:noWrap/>
            <w:vAlign w:val="bottom"/>
            <w:hideMark/>
          </w:tcPr>
          <w:p w14:paraId="7F0C7A63"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poder administrar mi cuenta, subir imágenes y comentar.</w:t>
            </w:r>
          </w:p>
        </w:tc>
      </w:tr>
      <w:tr w:rsidR="00D67F0C" w:rsidRPr="00D67F0C" w14:paraId="40AB68E9" w14:textId="77777777" w:rsidTr="00D67F0C">
        <w:trPr>
          <w:trHeight w:val="300"/>
        </w:trPr>
        <w:tc>
          <w:tcPr>
            <w:tcW w:w="1008" w:type="dxa"/>
            <w:tcBorders>
              <w:top w:val="nil"/>
              <w:left w:val="single" w:sz="8" w:space="0" w:color="000000"/>
              <w:bottom w:val="single" w:sz="8" w:space="0" w:color="000000"/>
              <w:right w:val="single" w:sz="8" w:space="0" w:color="000000"/>
            </w:tcBorders>
            <w:shd w:val="clear" w:color="000000" w:fill="FFFFFF"/>
            <w:noWrap/>
            <w:vAlign w:val="center"/>
            <w:hideMark/>
          </w:tcPr>
          <w:p w14:paraId="137B63D1"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16</w:t>
            </w:r>
          </w:p>
        </w:tc>
        <w:tc>
          <w:tcPr>
            <w:tcW w:w="600" w:type="dxa"/>
            <w:tcBorders>
              <w:top w:val="nil"/>
              <w:left w:val="nil"/>
              <w:bottom w:val="single" w:sz="8" w:space="0" w:color="000000"/>
              <w:right w:val="single" w:sz="8" w:space="0" w:color="000000"/>
            </w:tcBorders>
            <w:shd w:val="clear" w:color="000000" w:fill="FFFFFF"/>
            <w:noWrap/>
            <w:vAlign w:val="center"/>
            <w:hideMark/>
          </w:tcPr>
          <w:p w14:paraId="7FB0FCEC" w14:textId="77777777" w:rsidR="00D67F0C" w:rsidRPr="00D67F0C" w:rsidRDefault="00D67F0C" w:rsidP="00D67F0C">
            <w:pPr>
              <w:jc w:val="cente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P</w:t>
            </w:r>
          </w:p>
        </w:tc>
        <w:tc>
          <w:tcPr>
            <w:tcW w:w="759" w:type="dxa"/>
            <w:tcBorders>
              <w:top w:val="nil"/>
              <w:left w:val="nil"/>
              <w:bottom w:val="single" w:sz="8" w:space="0" w:color="000000"/>
              <w:right w:val="single" w:sz="8" w:space="0" w:color="000000"/>
            </w:tcBorders>
            <w:shd w:val="clear" w:color="auto" w:fill="auto"/>
            <w:noWrap/>
            <w:vAlign w:val="center"/>
            <w:hideMark/>
          </w:tcPr>
          <w:p w14:paraId="43E3EC2F" w14:textId="77777777" w:rsidR="00D67F0C" w:rsidRPr="00D67F0C" w:rsidRDefault="00D67F0C" w:rsidP="00D67F0C">
            <w:pPr>
              <w:jc w:val="center"/>
              <w:rPr>
                <w:rFonts w:ascii="Calibri" w:eastAsia="Times New Roman" w:hAnsi="Calibri" w:cs="Times New Roman"/>
                <w:color w:val="000000"/>
                <w:sz w:val="22"/>
                <w:szCs w:val="22"/>
                <w:lang w:val="es-CL"/>
              </w:rPr>
            </w:pPr>
            <w:r w:rsidRPr="00D67F0C">
              <w:rPr>
                <w:rFonts w:ascii="Calibri" w:eastAsia="Times New Roman" w:hAnsi="Calibri" w:cs="Times New Roman"/>
                <w:color w:val="000000"/>
                <w:sz w:val="22"/>
                <w:szCs w:val="22"/>
                <w:lang w:val="es-CL"/>
              </w:rPr>
              <w:t>P</w:t>
            </w:r>
          </w:p>
        </w:tc>
        <w:tc>
          <w:tcPr>
            <w:tcW w:w="918" w:type="dxa"/>
            <w:tcBorders>
              <w:top w:val="nil"/>
              <w:left w:val="nil"/>
              <w:bottom w:val="single" w:sz="8" w:space="0" w:color="000000"/>
              <w:right w:val="single" w:sz="8" w:space="0" w:color="000000"/>
            </w:tcBorders>
            <w:shd w:val="clear" w:color="000000" w:fill="FFFFFF"/>
            <w:noWrap/>
            <w:vAlign w:val="center"/>
            <w:hideMark/>
          </w:tcPr>
          <w:p w14:paraId="19E8AA0F"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Como pequeña empresa</w:t>
            </w:r>
          </w:p>
        </w:tc>
        <w:tc>
          <w:tcPr>
            <w:tcW w:w="3804" w:type="dxa"/>
            <w:tcBorders>
              <w:top w:val="nil"/>
              <w:left w:val="nil"/>
              <w:bottom w:val="single" w:sz="8" w:space="0" w:color="000000"/>
              <w:right w:val="single" w:sz="8" w:space="0" w:color="000000"/>
            </w:tcBorders>
            <w:shd w:val="clear" w:color="000000" w:fill="FFFFFF"/>
            <w:noWrap/>
            <w:vAlign w:val="bottom"/>
            <w:hideMark/>
          </w:tcPr>
          <w:p w14:paraId="0DD0B2E8"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Necesito poder ingresar a mi cuenta</w:t>
            </w:r>
          </w:p>
        </w:tc>
        <w:tc>
          <w:tcPr>
            <w:tcW w:w="4536" w:type="dxa"/>
            <w:tcBorders>
              <w:top w:val="nil"/>
              <w:left w:val="nil"/>
              <w:bottom w:val="single" w:sz="8" w:space="0" w:color="000000"/>
              <w:right w:val="single" w:sz="8" w:space="0" w:color="000000"/>
            </w:tcBorders>
            <w:shd w:val="clear" w:color="000000" w:fill="FFFFFF"/>
            <w:noWrap/>
            <w:vAlign w:val="bottom"/>
            <w:hideMark/>
          </w:tcPr>
          <w:p w14:paraId="1A6C1D44" w14:textId="77777777" w:rsidR="00D67F0C" w:rsidRPr="00D67F0C" w:rsidRDefault="00D67F0C" w:rsidP="00D67F0C">
            <w:pPr>
              <w:rPr>
                <w:rFonts w:ascii="Arial" w:eastAsia="Times New Roman" w:hAnsi="Arial" w:cs="Arial"/>
                <w:color w:val="000000"/>
                <w:sz w:val="20"/>
                <w:szCs w:val="20"/>
                <w:lang w:val="es-CL"/>
              </w:rPr>
            </w:pPr>
            <w:r w:rsidRPr="00D67F0C">
              <w:rPr>
                <w:rFonts w:ascii="Arial" w:eastAsia="Times New Roman" w:hAnsi="Arial" w:cs="Arial"/>
                <w:color w:val="000000"/>
                <w:sz w:val="20"/>
                <w:szCs w:val="20"/>
                <w:lang w:val="es-CL"/>
              </w:rPr>
              <w:t>Con la finalidad de poder administrar mi cuenta y publicar productos.</w:t>
            </w:r>
          </w:p>
        </w:tc>
      </w:tr>
    </w:tbl>
    <w:p w14:paraId="247347A7" w14:textId="77777777" w:rsidR="002D59ED" w:rsidRPr="002D59ED" w:rsidRDefault="002D59ED" w:rsidP="002D59ED"/>
    <w:p w14:paraId="2B60805F" w14:textId="4FA7938B" w:rsidR="00092FF8" w:rsidRPr="0003263B" w:rsidRDefault="00D2193F" w:rsidP="00C42B06">
      <w:pPr>
        <w:pStyle w:val="Ttulo2"/>
      </w:pPr>
      <w:r>
        <w:t>Sprint</w:t>
      </w:r>
    </w:p>
    <w:p w14:paraId="30298784" w14:textId="77777777" w:rsidR="00092FF8" w:rsidRDefault="00092FF8" w:rsidP="00092FF8">
      <w:pPr>
        <w:ind w:left="708"/>
      </w:pPr>
    </w:p>
    <w:p w14:paraId="4440A5F9" w14:textId="77777777" w:rsidR="00092FF8" w:rsidRDefault="00092FF8" w:rsidP="00092FF8">
      <w:pPr>
        <w:ind w:left="708"/>
      </w:pPr>
      <w:r>
        <w:t>Los Sprint realizados dentro del proyecto tendrán entre 2 a 4 semanas de duración, lo que variara dependiendo de las historias de usuario que se trabajaran durante cada uno de ellos, pudiendo ser un sprint que contenga la historia de usuario número 2 y 3 y tome 3 semanas en terminarlo, u otro sprint que contenga la historia 4, 5 y 6 que tardara 4 semanas. Es por eso que la duración de cada sprint dependerá de las historias que se incluyan en cada sprint.</w:t>
      </w:r>
    </w:p>
    <w:p w14:paraId="6ADBA255" w14:textId="77777777" w:rsidR="002C3103" w:rsidRDefault="002C3103" w:rsidP="00092FF8">
      <w:pPr>
        <w:ind w:left="708"/>
      </w:pPr>
    </w:p>
    <w:p w14:paraId="06EF76DE" w14:textId="11E4B040" w:rsidR="002C3103" w:rsidRDefault="002C3103" w:rsidP="002C3103">
      <w:pPr>
        <w:pStyle w:val="Ttulo1"/>
      </w:pPr>
      <w:bookmarkStart w:id="23" w:name="_Toc290595044"/>
      <w:r>
        <w:t>Requerimientos no funcionales</w:t>
      </w:r>
      <w:bookmarkEnd w:id="23"/>
    </w:p>
    <w:p w14:paraId="06CFDEEA" w14:textId="77777777" w:rsidR="002C3103" w:rsidRDefault="002C3103" w:rsidP="002C3103">
      <w:r>
        <w:t>Los principales requerimientos no funcionales a incluir en nuestro proyecto de software son los siguientes:</w:t>
      </w:r>
    </w:p>
    <w:p w14:paraId="6FA76F93" w14:textId="77777777" w:rsidR="002C3103" w:rsidRDefault="002C3103" w:rsidP="002C3103">
      <w:pPr>
        <w:pStyle w:val="Prrafodelista"/>
        <w:numPr>
          <w:ilvl w:val="0"/>
          <w:numId w:val="32"/>
        </w:numPr>
      </w:pPr>
      <w:r>
        <w:t>Estabilidad: Que la plataforma sea estable, para ganar confiabilidad y respeto de la gente. Una plataforma que se cae a menudo será probablemente un fracaso, ya que las personas dejaran de utilizarla y no confiaran en ella.</w:t>
      </w:r>
    </w:p>
    <w:p w14:paraId="05705FEE" w14:textId="77777777" w:rsidR="002C3103" w:rsidRDefault="002C3103" w:rsidP="002C3103">
      <w:pPr>
        <w:pStyle w:val="Prrafodelista"/>
        <w:numPr>
          <w:ilvl w:val="0"/>
          <w:numId w:val="32"/>
        </w:numPr>
      </w:pPr>
      <w:r>
        <w:t>Interfaz: Una interfaz atractiva es indispensable en nuestro producto, ya que es la interfaz lo primero que ven los usuarios, siendo muy importante dar una buena impresión y agradar a los usuarios para que sigan utilizando la aplicación.</w:t>
      </w:r>
    </w:p>
    <w:p w14:paraId="431CD4F3" w14:textId="77777777" w:rsidR="002C3103" w:rsidRDefault="002C3103" w:rsidP="002C3103">
      <w:pPr>
        <w:pStyle w:val="Prrafodelista"/>
        <w:numPr>
          <w:ilvl w:val="0"/>
          <w:numId w:val="32"/>
        </w:numPr>
      </w:pPr>
      <w:r>
        <w:t>Usabilidad: Es muy importante que la aplicación sea fácil de usar y fácil de entender, para que los usuarios no tengan complicación al utilizarla, generando así una buena recepción por parte de los usuarios.</w:t>
      </w:r>
    </w:p>
    <w:p w14:paraId="44223D8D" w14:textId="77777777" w:rsidR="002C3103" w:rsidRDefault="002C3103" w:rsidP="002C3103">
      <w:pPr>
        <w:pStyle w:val="Prrafodelista"/>
        <w:numPr>
          <w:ilvl w:val="0"/>
          <w:numId w:val="32"/>
        </w:numPr>
      </w:pPr>
      <w:r>
        <w:t>Tiempo de Respuesta: Es muy importante que los tiempos de respuesta sean los adecuados, no es atractivo para los usuarios ningún producto en el que se demore mucho tiempo en realizar una sola acción.</w:t>
      </w:r>
    </w:p>
    <w:p w14:paraId="2937890C" w14:textId="239A9683" w:rsidR="005D5960" w:rsidRDefault="005D5960" w:rsidP="002C3103">
      <w:pPr>
        <w:pStyle w:val="Prrafodelista"/>
        <w:numPr>
          <w:ilvl w:val="0"/>
          <w:numId w:val="32"/>
        </w:numPr>
      </w:pPr>
      <w:r>
        <w:t>Extensibilidad: Tiene que tomarse en cuenta la extensibilidad, ya que es muy probable que en un futuro el producto pudiese crecer, por lo que es importante facilitar esa tarea.</w:t>
      </w:r>
    </w:p>
    <w:p w14:paraId="70A02ACD" w14:textId="77777777" w:rsidR="002C3103" w:rsidRDefault="002C3103" w:rsidP="002C3103"/>
    <w:p w14:paraId="4B96FFD8" w14:textId="77777777" w:rsidR="002C3103" w:rsidRDefault="002C3103" w:rsidP="002C3103"/>
    <w:p w14:paraId="7AE1E798" w14:textId="77777777" w:rsidR="002C3103" w:rsidRDefault="002C3103" w:rsidP="002C3103">
      <w:r>
        <w:t xml:space="preserve">Todos nuestros requerimientos no funcionales se deberán incluir en todas y cada una de las historias de usuario existentes en nuestro proyecto, incluirla en las tareas de cada HU, para así desarrollar los requerimientos y que sean incluidos de manera correcta en todo el producto. </w:t>
      </w:r>
    </w:p>
    <w:p w14:paraId="2BAFC9FD" w14:textId="66EBEF7D" w:rsidR="002C3103" w:rsidRDefault="002C3103" w:rsidP="002C3103">
      <w:pPr>
        <w:pStyle w:val="Ttulo1"/>
      </w:pPr>
      <w:bookmarkStart w:id="24" w:name="_Toc290595045"/>
      <w:r>
        <w:t>Retroalimentación del proyecto</w:t>
      </w:r>
      <w:bookmarkEnd w:id="24"/>
    </w:p>
    <w:p w14:paraId="67E71E1D" w14:textId="77777777" w:rsidR="002C3103" w:rsidRDefault="002C3103" w:rsidP="002C3103"/>
    <w:p w14:paraId="287B3BF8" w14:textId="77777777" w:rsidR="002C3103" w:rsidRDefault="002C3103" w:rsidP="002C3103">
      <w:r>
        <w:t>Nos retroalimentaremos mediante la constante realización de las pruebas unitarias que se le implementaran a las historias de usuario, con lo cual esperamos saber si esta cumple como debería o si necesita algún ajusto o realizarse nuevamente. De esta manera sabremos que es lo que estamos haciendo bien y que es lo que estamos haciendo mal, para poder implementar todo lo que realizamos bien en futuras historias de usuario o bien no volver a cometer los mismos errores dentro de los trabajos futuros. Adicionalmente se realizaran reuniones constantes (Daily Meeting), para ir viendo como va avanzando el proyecto. Por otro lado se consta del product backlog para tener una vista general del avance y por otro lado tendremos el Sprint Backlog, que nos servirá para ir viendo los avances comprometidos dentro de cada Sprint.</w:t>
      </w:r>
    </w:p>
    <w:p w14:paraId="42F25D23" w14:textId="77777777" w:rsidR="002C3103" w:rsidRPr="002C3103" w:rsidRDefault="002C3103" w:rsidP="002C3103"/>
    <w:p w14:paraId="2BABB0C9" w14:textId="1652BE0D" w:rsidR="00F81264" w:rsidRDefault="001D5B8C" w:rsidP="001D5B8C">
      <w:pPr>
        <w:pStyle w:val="Ttulo1"/>
      </w:pPr>
      <w:bookmarkStart w:id="25" w:name="_Toc290595046"/>
      <w:r>
        <w:t>Prototipo</w:t>
      </w:r>
      <w:bookmarkEnd w:id="25"/>
    </w:p>
    <w:p w14:paraId="53484382" w14:textId="7D7878FA" w:rsidR="001D5B8C" w:rsidRDefault="001D5B8C" w:rsidP="001D5B8C">
      <w:pPr>
        <w:pStyle w:val="Ttulo2"/>
      </w:pPr>
      <w:bookmarkStart w:id="26" w:name="_Toc290595047"/>
      <w:r>
        <w:t>Prototipo Web</w:t>
      </w:r>
      <w:bookmarkEnd w:id="26"/>
    </w:p>
    <w:p w14:paraId="7F51BACE" w14:textId="3C4597C3" w:rsidR="001D5B8C" w:rsidRDefault="00220356" w:rsidP="001D5B8C">
      <w:r>
        <w:t>Buscar por categorías</w:t>
      </w:r>
      <w:r>
        <w:rPr>
          <w:noProof/>
          <w:lang w:val="es-ES"/>
        </w:rPr>
        <w:drawing>
          <wp:inline distT="0" distB="0" distL="0" distR="0" wp14:anchorId="0E2339D7" wp14:editId="0D25C63E">
            <wp:extent cx="5600700" cy="3873500"/>
            <wp:effectExtent l="0" t="0" r="12700" b="12700"/>
            <wp:docPr id="1" name="Imagen 1" descr="Macintosh HD:Users:franciscoovalle:Google Drive:Cosas U:Primer Semestre 2015:Proyecto de Titulo I:Cosas Compra:Semana 4:prototipo:prototipo web:buscar por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iscoovalle:Google Drive:Cosas U:Primer Semestre 2015:Proyecto de Titulo I:Cosas Compra:Semana 4:prototipo:prototipo web:buscar por categoria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873500"/>
                    </a:xfrm>
                    <a:prstGeom prst="rect">
                      <a:avLst/>
                    </a:prstGeom>
                    <a:noFill/>
                    <a:ln>
                      <a:noFill/>
                    </a:ln>
                  </pic:spPr>
                </pic:pic>
              </a:graphicData>
            </a:graphic>
          </wp:inline>
        </w:drawing>
      </w:r>
    </w:p>
    <w:p w14:paraId="153F921E" w14:textId="584513E1" w:rsidR="00220356" w:rsidRDefault="00220356" w:rsidP="001D5B8C">
      <w:r>
        <w:t>Buscar por criterios</w:t>
      </w:r>
      <w:r>
        <w:rPr>
          <w:noProof/>
          <w:lang w:val="es-ES"/>
        </w:rPr>
        <w:drawing>
          <wp:inline distT="0" distB="0" distL="0" distR="0" wp14:anchorId="1C6EEA55" wp14:editId="5E0494C3">
            <wp:extent cx="5613400" cy="3860800"/>
            <wp:effectExtent l="0" t="0" r="0" b="0"/>
            <wp:docPr id="2" name="Imagen 2" descr="Macintosh HD:Users:franciscoovalle:Google Drive:Cosas U:Primer Semestre 2015:Proyecto de Titulo I:Cosas Compra:Semana 4:prototipo:prototipo web: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ranciscoovalle:Google Drive:Cosas U:Primer Semestre 2015:Proyecto de Titulo I:Cosas Compra:Semana 4:prototipo:prototipo web:Búsque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860800"/>
                    </a:xfrm>
                    <a:prstGeom prst="rect">
                      <a:avLst/>
                    </a:prstGeom>
                    <a:noFill/>
                    <a:ln>
                      <a:noFill/>
                    </a:ln>
                  </pic:spPr>
                </pic:pic>
              </a:graphicData>
            </a:graphic>
          </wp:inline>
        </w:drawing>
      </w:r>
    </w:p>
    <w:p w14:paraId="1D60E774" w14:textId="299BFE72" w:rsidR="00220356" w:rsidRDefault="00220356" w:rsidP="001D5B8C">
      <w:r>
        <w:t>Comparación productos</w:t>
      </w:r>
    </w:p>
    <w:p w14:paraId="709D5A42" w14:textId="342861C4" w:rsidR="00220356" w:rsidRDefault="00220356" w:rsidP="001D5B8C">
      <w:r>
        <w:rPr>
          <w:noProof/>
          <w:lang w:val="es-ES"/>
        </w:rPr>
        <w:drawing>
          <wp:inline distT="0" distB="0" distL="0" distR="0" wp14:anchorId="15CFADBC" wp14:editId="33649156">
            <wp:extent cx="5613400" cy="3860800"/>
            <wp:effectExtent l="0" t="0" r="0" b="0"/>
            <wp:docPr id="6" name="Imagen 6" descr="Macintosh HD:Users:franciscoovalle:Google Drive:Cosas U:Primer Semestre 2015:Proyecto de Titulo I:Cosas Compra:Semana 4:prototipo:prototipo web:Compa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ranciscoovalle:Google Drive:Cosas U:Primer Semestre 2015:Proyecto de Titulo I:Cosas Compra:Semana 4:prototipo:prototipo web:Comparac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860800"/>
                    </a:xfrm>
                    <a:prstGeom prst="rect">
                      <a:avLst/>
                    </a:prstGeom>
                    <a:noFill/>
                    <a:ln>
                      <a:noFill/>
                    </a:ln>
                  </pic:spPr>
                </pic:pic>
              </a:graphicData>
            </a:graphic>
          </wp:inline>
        </w:drawing>
      </w:r>
    </w:p>
    <w:p w14:paraId="0C3B67A9" w14:textId="57E5361B" w:rsidR="00220356" w:rsidRDefault="00220356" w:rsidP="001D5B8C">
      <w:r>
        <w:t>Inicio Sesión</w:t>
      </w:r>
      <w:r>
        <w:rPr>
          <w:noProof/>
          <w:lang w:val="es-ES"/>
        </w:rPr>
        <w:drawing>
          <wp:inline distT="0" distB="0" distL="0" distR="0" wp14:anchorId="75B161A9" wp14:editId="57905A4E">
            <wp:extent cx="5600700" cy="3898900"/>
            <wp:effectExtent l="0" t="0" r="12700" b="12700"/>
            <wp:docPr id="9" name="Imagen 9" descr="Macintosh HD:Users:franciscoovalle:Google Drive:Cosas U:Primer Semestre 2015:Proyecto de Titulo I:Cosas Compra:Semana 4:prototipo:prototipo web: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ranciscoovalle:Google Drive:Cosas U:Primer Semestre 2015:Proyecto de Titulo I:Cosas Compra:Semana 4:prototipo:prototipo web:Inicio Se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898900"/>
                    </a:xfrm>
                    <a:prstGeom prst="rect">
                      <a:avLst/>
                    </a:prstGeom>
                    <a:noFill/>
                    <a:ln>
                      <a:noFill/>
                    </a:ln>
                  </pic:spPr>
                </pic:pic>
              </a:graphicData>
            </a:graphic>
          </wp:inline>
        </w:drawing>
      </w:r>
    </w:p>
    <w:p w14:paraId="0F598680" w14:textId="6087A7E2" w:rsidR="00220356" w:rsidRDefault="00220356" w:rsidP="001D5B8C">
      <w:r>
        <w:t>Página Inicio</w:t>
      </w:r>
      <w:r>
        <w:rPr>
          <w:noProof/>
          <w:lang w:val="es-ES"/>
        </w:rPr>
        <w:drawing>
          <wp:inline distT="0" distB="0" distL="0" distR="0" wp14:anchorId="1E311606" wp14:editId="57E753D3">
            <wp:extent cx="5600700" cy="3873500"/>
            <wp:effectExtent l="0" t="0" r="12700" b="12700"/>
            <wp:docPr id="10" name="Imagen 10" descr="Macintosh HD:Users:franciscoovalle:Google Drive:Cosas U:Primer Semestre 2015:Proyecto de Titulo I:Cosas Compra:Semana 4:prototipo:prototipo web: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ranciscoovalle:Google Drive:Cosas U:Primer Semestre 2015:Proyecto de Titulo I:Cosas Compra:Semana 4:prototipo:prototipo web: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3873500"/>
                    </a:xfrm>
                    <a:prstGeom prst="rect">
                      <a:avLst/>
                    </a:prstGeom>
                    <a:noFill/>
                    <a:ln>
                      <a:noFill/>
                    </a:ln>
                  </pic:spPr>
                </pic:pic>
              </a:graphicData>
            </a:graphic>
          </wp:inline>
        </w:drawing>
      </w:r>
    </w:p>
    <w:p w14:paraId="4F4067F6" w14:textId="3F968E1F" w:rsidR="00220356" w:rsidRDefault="00220356" w:rsidP="001D5B8C">
      <w:r>
        <w:t>Registrarse</w:t>
      </w:r>
      <w:r>
        <w:rPr>
          <w:noProof/>
          <w:lang w:val="es-ES"/>
        </w:rPr>
        <w:drawing>
          <wp:inline distT="0" distB="0" distL="0" distR="0" wp14:anchorId="65576FE4" wp14:editId="6455832F">
            <wp:extent cx="5613400" cy="3860800"/>
            <wp:effectExtent l="0" t="0" r="0" b="0"/>
            <wp:docPr id="11" name="Imagen 11" descr="Macintosh HD:Users:franciscoovalle:Google Drive:Cosas U:Primer Semestre 2015:Proyecto de Titulo I:Cosas Compra:Semana 4:prototipo:prototipo web:registr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ranciscoovalle:Google Drive:Cosas U:Primer Semestre 2015:Proyecto de Titulo I:Cosas Compra:Semana 4:prototipo:prototipo web:registrar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860800"/>
                    </a:xfrm>
                    <a:prstGeom prst="rect">
                      <a:avLst/>
                    </a:prstGeom>
                    <a:noFill/>
                    <a:ln>
                      <a:noFill/>
                    </a:ln>
                  </pic:spPr>
                </pic:pic>
              </a:graphicData>
            </a:graphic>
          </wp:inline>
        </w:drawing>
      </w:r>
    </w:p>
    <w:p w14:paraId="5D63FAE2" w14:textId="57A8B861" w:rsidR="00220356" w:rsidRDefault="00220356" w:rsidP="001D5B8C">
      <w:r>
        <w:t>Registrarse Empresa</w:t>
      </w:r>
      <w:r>
        <w:rPr>
          <w:noProof/>
          <w:lang w:val="es-ES"/>
        </w:rPr>
        <w:drawing>
          <wp:inline distT="0" distB="0" distL="0" distR="0" wp14:anchorId="603A9871" wp14:editId="7A5CDD75">
            <wp:extent cx="5613400" cy="3873500"/>
            <wp:effectExtent l="0" t="0" r="0" b="12700"/>
            <wp:docPr id="12" name="Imagen 12" descr="Macintosh HD:Users:franciscoovalle:Google Drive:Cosas U:Primer Semestre 2015:Proyecto de Titulo I:Cosas Compra:Semana 4:prototipo:prototipo web:registrarse web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ranciscoovalle:Google Drive:Cosas U:Primer Semestre 2015:Proyecto de Titulo I:Cosas Compra:Semana 4:prototipo:prototipo web:registrarse web empres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400" cy="3873500"/>
                    </a:xfrm>
                    <a:prstGeom prst="rect">
                      <a:avLst/>
                    </a:prstGeom>
                    <a:noFill/>
                    <a:ln>
                      <a:noFill/>
                    </a:ln>
                  </pic:spPr>
                </pic:pic>
              </a:graphicData>
            </a:graphic>
          </wp:inline>
        </w:drawing>
      </w:r>
    </w:p>
    <w:p w14:paraId="3249E5D1" w14:textId="2A532532" w:rsidR="00220356" w:rsidRDefault="00220356" w:rsidP="001D5B8C">
      <w:r>
        <w:t>Social Foto</w:t>
      </w:r>
      <w:r>
        <w:rPr>
          <w:noProof/>
          <w:lang w:val="es-ES"/>
        </w:rPr>
        <w:drawing>
          <wp:inline distT="0" distB="0" distL="0" distR="0" wp14:anchorId="5BBC219F" wp14:editId="3385AD39">
            <wp:extent cx="5613400" cy="3873500"/>
            <wp:effectExtent l="0" t="0" r="0" b="12700"/>
            <wp:docPr id="13" name="Imagen 13" descr="Macintosh HD:Users:franciscoovalle:Google Drive:Cosas U:Primer Semestre 2015:Proyecto de Titulo I:Cosas Compra:Semana 4:prototipo:prototipo web: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ranciscoovalle:Google Drive:Cosas U:Primer Semestre 2015:Proyecto de Titulo I:Cosas Compra:Semana 4:prototipo:prototipo web:Soci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3873500"/>
                    </a:xfrm>
                    <a:prstGeom prst="rect">
                      <a:avLst/>
                    </a:prstGeom>
                    <a:noFill/>
                    <a:ln>
                      <a:noFill/>
                    </a:ln>
                  </pic:spPr>
                </pic:pic>
              </a:graphicData>
            </a:graphic>
          </wp:inline>
        </w:drawing>
      </w:r>
    </w:p>
    <w:p w14:paraId="52C6BF90" w14:textId="4549E079" w:rsidR="00220356" w:rsidRDefault="00220356" w:rsidP="001D5B8C">
      <w:r>
        <w:t>Social Comentario</w:t>
      </w:r>
      <w:r>
        <w:rPr>
          <w:noProof/>
          <w:lang w:val="es-ES"/>
        </w:rPr>
        <w:drawing>
          <wp:inline distT="0" distB="0" distL="0" distR="0" wp14:anchorId="595B7712" wp14:editId="17236E44">
            <wp:extent cx="5600700" cy="3873500"/>
            <wp:effectExtent l="0" t="0" r="12700" b="12700"/>
            <wp:docPr id="14" name="Imagen 14" descr="Macintosh HD:Users:franciscoovalle:Google Drive:Cosas U:Primer Semestre 2015:Proyecto de Titulo I:Cosas Compra:Semana 4:prototipo:prototipo web:Social com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ranciscoovalle:Google Drive:Cosas U:Primer Semestre 2015:Proyecto de Titulo I:Cosas Compra:Semana 4:prototipo:prototipo web:Social coment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873500"/>
                    </a:xfrm>
                    <a:prstGeom prst="rect">
                      <a:avLst/>
                    </a:prstGeom>
                    <a:noFill/>
                    <a:ln>
                      <a:noFill/>
                    </a:ln>
                  </pic:spPr>
                </pic:pic>
              </a:graphicData>
            </a:graphic>
          </wp:inline>
        </w:drawing>
      </w:r>
    </w:p>
    <w:p w14:paraId="3E355D85" w14:textId="69BC038A" w:rsidR="00220356" w:rsidRDefault="00220356" w:rsidP="001D5B8C">
      <w:r>
        <w:t>Empresa Subir Producto</w:t>
      </w:r>
      <w:r>
        <w:rPr>
          <w:noProof/>
          <w:lang w:val="es-ES"/>
        </w:rPr>
        <w:drawing>
          <wp:inline distT="0" distB="0" distL="0" distR="0" wp14:anchorId="41EE9B40" wp14:editId="7B2F8987">
            <wp:extent cx="5613400" cy="3860800"/>
            <wp:effectExtent l="0" t="0" r="0" b="0"/>
            <wp:docPr id="15" name="Imagen 15" descr="Macintosh HD:Users:franciscoovalle:Google Drive:Cosas U:Primer Semestre 2015:Proyecto de Titulo I:Cosas Compra:Semana 4:prototipo:prototipo web:Subi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ranciscoovalle:Google Drive:Cosas U:Primer Semestre 2015:Proyecto de Titulo I:Cosas Compra:Semana 4:prototipo:prototipo web:Subir produc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3860800"/>
                    </a:xfrm>
                    <a:prstGeom prst="rect">
                      <a:avLst/>
                    </a:prstGeom>
                    <a:noFill/>
                    <a:ln>
                      <a:noFill/>
                    </a:ln>
                  </pic:spPr>
                </pic:pic>
              </a:graphicData>
            </a:graphic>
          </wp:inline>
        </w:drawing>
      </w:r>
    </w:p>
    <w:p w14:paraId="484FFFC9" w14:textId="412C0278" w:rsidR="002A6BB2" w:rsidRDefault="002A6BB2" w:rsidP="001D5B8C">
      <w:r>
        <w:t xml:space="preserve">Administrar cuenta </w:t>
      </w:r>
      <w:r>
        <w:rPr>
          <w:noProof/>
          <w:lang w:val="es-ES"/>
        </w:rPr>
        <w:drawing>
          <wp:inline distT="0" distB="0" distL="0" distR="0" wp14:anchorId="33F5A81D" wp14:editId="2E1A473F">
            <wp:extent cx="5600700" cy="3860800"/>
            <wp:effectExtent l="0" t="0" r="12700" b="0"/>
            <wp:docPr id="32" name="Imagen 32" descr="Macintosh HD:Users:franciscoovalle:Google Drive:Cosas U:Primer Semestre 2015:Proyecto de Titulo I:Cosas Compra:Semana 4:prototipo:prototipo web:administrar cuenta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franciscoovalle:Google Drive:Cosas U:Primer Semestre 2015:Proyecto de Titulo I:Cosas Compra:Semana 4:prototipo:prototipo web:administrar cuenta usuar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860800"/>
                    </a:xfrm>
                    <a:prstGeom prst="rect">
                      <a:avLst/>
                    </a:prstGeom>
                    <a:noFill/>
                    <a:ln>
                      <a:noFill/>
                    </a:ln>
                  </pic:spPr>
                </pic:pic>
              </a:graphicData>
            </a:graphic>
          </wp:inline>
        </w:drawing>
      </w:r>
    </w:p>
    <w:p w14:paraId="5067937A" w14:textId="3466859A" w:rsidR="002A6BB2" w:rsidRDefault="002A6BB2" w:rsidP="001D5B8C">
      <w:r>
        <w:t>Administrar cuenta empresa</w:t>
      </w:r>
      <w:r>
        <w:rPr>
          <w:noProof/>
          <w:lang w:val="es-ES"/>
        </w:rPr>
        <w:drawing>
          <wp:inline distT="0" distB="0" distL="0" distR="0" wp14:anchorId="6ED7ABB7" wp14:editId="78DC3EEA">
            <wp:extent cx="5613400" cy="3860800"/>
            <wp:effectExtent l="0" t="0" r="0" b="0"/>
            <wp:docPr id="33" name="Imagen 33" descr="Macintosh HD:Users:franciscoovalle:Google Drive:Cosas U:Primer Semestre 2015:Proyecto de Titulo I:Cosas Compra:Semana 4:prototipo:prototipo web:administrar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franciscoovalle:Google Drive:Cosas U:Primer Semestre 2015:Proyecto de Titulo I:Cosas Compra:Semana 4:prototipo:prototipo web:administrar empres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3860800"/>
                    </a:xfrm>
                    <a:prstGeom prst="rect">
                      <a:avLst/>
                    </a:prstGeom>
                    <a:noFill/>
                    <a:ln>
                      <a:noFill/>
                    </a:ln>
                  </pic:spPr>
                </pic:pic>
              </a:graphicData>
            </a:graphic>
          </wp:inline>
        </w:drawing>
      </w:r>
    </w:p>
    <w:p w14:paraId="11C610AD" w14:textId="4B8F8512" w:rsidR="001D5B8C" w:rsidRDefault="001D5B8C" w:rsidP="001D5B8C">
      <w:pPr>
        <w:pStyle w:val="Ttulo2"/>
      </w:pPr>
      <w:bookmarkStart w:id="27" w:name="_Toc290595048"/>
      <w:r>
        <w:t>Prototipo Móvil</w:t>
      </w:r>
      <w:bookmarkEnd w:id="27"/>
    </w:p>
    <w:p w14:paraId="04BD5467" w14:textId="29ED1564" w:rsidR="00220356" w:rsidRDefault="00220356" w:rsidP="00220356">
      <w:r>
        <w:t>Buscar por categorías</w:t>
      </w:r>
      <w:r>
        <w:rPr>
          <w:noProof/>
          <w:lang w:val="es-ES"/>
        </w:rPr>
        <w:drawing>
          <wp:inline distT="0" distB="0" distL="0" distR="0" wp14:anchorId="4D40EF50" wp14:editId="64FE2A14">
            <wp:extent cx="5600700" cy="5486400"/>
            <wp:effectExtent l="0" t="0" r="12700" b="0"/>
            <wp:docPr id="16" name="Imagen 16" descr="Macintosh HD:Users:franciscoovalle:Google Drive:Cosas U:Primer Semestre 2015:Proyecto de Titulo I:Cosas Compra:Semana 4:prototipo:Prototipo Celular:Buscar por categorias 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franciscoovalle:Google Drive:Cosas U:Primer Semestre 2015:Proyecto de Titulo I:Cosas Compra:Semana 4:prototipo:Prototipo Celular:Buscar por categorias c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5486400"/>
                    </a:xfrm>
                    <a:prstGeom prst="rect">
                      <a:avLst/>
                    </a:prstGeom>
                    <a:noFill/>
                    <a:ln>
                      <a:noFill/>
                    </a:ln>
                  </pic:spPr>
                </pic:pic>
              </a:graphicData>
            </a:graphic>
          </wp:inline>
        </w:drawing>
      </w:r>
    </w:p>
    <w:p w14:paraId="4C809739" w14:textId="6C2C2465" w:rsidR="00220356" w:rsidRDefault="00220356" w:rsidP="00220356">
      <w:r>
        <w:t>Buscar por criterios</w:t>
      </w:r>
      <w:r>
        <w:rPr>
          <w:noProof/>
          <w:lang w:val="es-ES"/>
        </w:rPr>
        <w:drawing>
          <wp:inline distT="0" distB="0" distL="0" distR="0" wp14:anchorId="5D0E7C46" wp14:editId="0F6D38E3">
            <wp:extent cx="5613400" cy="5334000"/>
            <wp:effectExtent l="0" t="0" r="0" b="0"/>
            <wp:docPr id="17" name="Imagen 17" descr="Macintosh HD:Users:franciscoovalle:Google Drive:Cosas U:Primer Semestre 2015:Proyecto de Titulo I:Cosas Compra:Semana 4:prototipo:Prototipo Celular:Búsqueda 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franciscoovalle:Google Drive:Cosas U:Primer Semestre 2015:Proyecto de Titulo I:Cosas Compra:Semana 4:prototipo:Prototipo Celular:Búsqueda c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3400" cy="5334000"/>
                    </a:xfrm>
                    <a:prstGeom prst="rect">
                      <a:avLst/>
                    </a:prstGeom>
                    <a:noFill/>
                    <a:ln>
                      <a:noFill/>
                    </a:ln>
                  </pic:spPr>
                </pic:pic>
              </a:graphicData>
            </a:graphic>
          </wp:inline>
        </w:drawing>
      </w:r>
    </w:p>
    <w:p w14:paraId="464BEF5E" w14:textId="7832D53C" w:rsidR="00220356" w:rsidRDefault="00220356" w:rsidP="00220356">
      <w:r>
        <w:t>Comparador productos</w:t>
      </w:r>
      <w:r>
        <w:rPr>
          <w:noProof/>
          <w:lang w:val="es-ES"/>
        </w:rPr>
        <w:drawing>
          <wp:inline distT="0" distB="0" distL="0" distR="0" wp14:anchorId="53853A9B" wp14:editId="4223F31F">
            <wp:extent cx="5613400" cy="4064000"/>
            <wp:effectExtent l="0" t="0" r="0" b="0"/>
            <wp:docPr id="18" name="Imagen 18" descr="Macintosh HD:Users:franciscoovalle:Google Drive:Cosas U:Primer Semestre 2015:Proyecto de Titulo I:Cosas Compra:Semana 4:prototipo:Prototipo Celular:Como llegar Selecc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franciscoovalle:Google Drive:Cosas U:Primer Semestre 2015:Proyecto de Titulo I:Cosas Compra:Semana 4:prototipo:Prototipo Celular:Como llegar Seleccion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400" cy="4064000"/>
                    </a:xfrm>
                    <a:prstGeom prst="rect">
                      <a:avLst/>
                    </a:prstGeom>
                    <a:noFill/>
                    <a:ln>
                      <a:noFill/>
                    </a:ln>
                  </pic:spPr>
                </pic:pic>
              </a:graphicData>
            </a:graphic>
          </wp:inline>
        </w:drawing>
      </w:r>
    </w:p>
    <w:p w14:paraId="067B8A98" w14:textId="6665584B" w:rsidR="00220356" w:rsidRDefault="00220356" w:rsidP="00220356">
      <w:r>
        <w:t>Iniciar Sesión</w:t>
      </w:r>
      <w:r>
        <w:rPr>
          <w:noProof/>
          <w:lang w:val="es-ES"/>
        </w:rPr>
        <w:drawing>
          <wp:inline distT="0" distB="0" distL="0" distR="0" wp14:anchorId="23AAC388" wp14:editId="2D62768F">
            <wp:extent cx="3543300" cy="6896100"/>
            <wp:effectExtent l="0" t="0" r="12700" b="12700"/>
            <wp:docPr id="20" name="Imagen 20" descr="Macintosh HD:Users:franciscoovalle:Google Drive:Cosas U:Primer Semestre 2015:Proyecto de Titulo I:Cosas Compra:Semana 4:prototipo:Prototipo Celular:Inici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franciscoovalle:Google Drive:Cosas U:Primer Semestre 2015:Proyecto de Titulo I:Cosas Compra:Semana 4:prototipo:Prototipo Celular:Iniciar ses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6896100"/>
                    </a:xfrm>
                    <a:prstGeom prst="rect">
                      <a:avLst/>
                    </a:prstGeom>
                    <a:noFill/>
                    <a:ln>
                      <a:noFill/>
                    </a:ln>
                  </pic:spPr>
                </pic:pic>
              </a:graphicData>
            </a:graphic>
          </wp:inline>
        </w:drawing>
      </w:r>
    </w:p>
    <w:p w14:paraId="58F91142" w14:textId="63FD7209" w:rsidR="00220356" w:rsidRDefault="00220356" w:rsidP="00220356">
      <w:r>
        <w:t>Página Inicio</w:t>
      </w:r>
      <w:r>
        <w:rPr>
          <w:noProof/>
          <w:lang w:val="es-ES"/>
        </w:rPr>
        <w:drawing>
          <wp:inline distT="0" distB="0" distL="0" distR="0" wp14:anchorId="2D8CA8A9" wp14:editId="6D07EC34">
            <wp:extent cx="3517900" cy="6908800"/>
            <wp:effectExtent l="0" t="0" r="12700" b="0"/>
            <wp:docPr id="21" name="Imagen 21" descr="Macintosh HD:Users:franciscoovalle:Google Drive:Cosas U:Primer Semestre 2015:Proyecto de Titulo I:Cosas Compra:Semana 4:prototipo:Prototipo Celular: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franciscoovalle:Google Drive:Cosas U:Primer Semestre 2015:Proyecto de Titulo I:Cosas Compra:Semana 4:prototipo:Prototipo Celular:Ini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7900" cy="6908800"/>
                    </a:xfrm>
                    <a:prstGeom prst="rect">
                      <a:avLst/>
                    </a:prstGeom>
                    <a:noFill/>
                    <a:ln>
                      <a:noFill/>
                    </a:ln>
                  </pic:spPr>
                </pic:pic>
              </a:graphicData>
            </a:graphic>
          </wp:inline>
        </w:drawing>
      </w:r>
    </w:p>
    <w:p w14:paraId="0D0CB9E2" w14:textId="50D1AD31" w:rsidR="00220356" w:rsidRDefault="00220356" w:rsidP="00220356">
      <w:r>
        <w:t>Menú</w:t>
      </w:r>
      <w:r>
        <w:rPr>
          <w:noProof/>
          <w:lang w:val="es-ES"/>
        </w:rPr>
        <w:drawing>
          <wp:inline distT="0" distB="0" distL="0" distR="0" wp14:anchorId="71F8172C" wp14:editId="283D401F">
            <wp:extent cx="3530600" cy="6908800"/>
            <wp:effectExtent l="0" t="0" r="0" b="0"/>
            <wp:docPr id="22" name="Imagen 22" descr="Macintosh HD:Users:franciscoovalle:Google Drive:Cosas U:Primer Semestre 2015:Proyecto de Titulo I:Cosas Compra:Semana 4:prototipo:Prototipo Celular:menu 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franciscoovalle:Google Drive:Cosas U:Primer Semestre 2015:Proyecto de Titulo I:Cosas Compra:Semana 4:prototipo:Prototipo Celular:menu c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0600" cy="6908800"/>
                    </a:xfrm>
                    <a:prstGeom prst="rect">
                      <a:avLst/>
                    </a:prstGeom>
                    <a:noFill/>
                    <a:ln>
                      <a:noFill/>
                    </a:ln>
                  </pic:spPr>
                </pic:pic>
              </a:graphicData>
            </a:graphic>
          </wp:inline>
        </w:drawing>
      </w:r>
    </w:p>
    <w:p w14:paraId="16EE1907" w14:textId="412153A9" w:rsidR="00220356" w:rsidRDefault="00220356" w:rsidP="00220356">
      <w:r>
        <w:t>Registrarse</w:t>
      </w:r>
      <w:r>
        <w:rPr>
          <w:noProof/>
          <w:lang w:val="es-ES"/>
        </w:rPr>
        <w:drawing>
          <wp:inline distT="0" distB="0" distL="0" distR="0" wp14:anchorId="34079592" wp14:editId="09C40C87">
            <wp:extent cx="3556000" cy="6908800"/>
            <wp:effectExtent l="0" t="0" r="0" b="0"/>
            <wp:docPr id="24" name="Imagen 24" descr="Macintosh HD:Users:franciscoovalle:Google Drive:Cosas U:Primer Semestre 2015:Proyecto de Titulo I:Cosas Compra:Semana 4:prototipo:Prototipo Celular:reg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franciscoovalle:Google Drive:Cosas U:Primer Semestre 2015:Proyecto de Titulo I:Cosas Compra:Semana 4:prototipo:Prototipo Celular:regist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6000" cy="6908800"/>
                    </a:xfrm>
                    <a:prstGeom prst="rect">
                      <a:avLst/>
                    </a:prstGeom>
                    <a:noFill/>
                    <a:ln>
                      <a:noFill/>
                    </a:ln>
                  </pic:spPr>
                </pic:pic>
              </a:graphicData>
            </a:graphic>
          </wp:inline>
        </w:drawing>
      </w:r>
    </w:p>
    <w:p w14:paraId="36935236" w14:textId="0ADAE15D" w:rsidR="00220356" w:rsidRDefault="00220356" w:rsidP="00220356">
      <w:r>
        <w:t>Registrarse empresa</w:t>
      </w:r>
      <w:r>
        <w:rPr>
          <w:noProof/>
          <w:lang w:val="es-ES"/>
        </w:rPr>
        <w:drawing>
          <wp:inline distT="0" distB="0" distL="0" distR="0" wp14:anchorId="65444B4C" wp14:editId="1A5D5D8E">
            <wp:extent cx="3556000" cy="6908800"/>
            <wp:effectExtent l="0" t="0" r="0" b="0"/>
            <wp:docPr id="25" name="Imagen 25" descr="Macintosh HD:Users:franciscoovalle:Google Drive:Cosas U:Primer Semestre 2015:Proyecto de Titulo I:Cosas Compra:Semana 4:prototipo:Prototipo Celular:registrarse empresa 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franciscoovalle:Google Drive:Cosas U:Primer Semestre 2015:Proyecto de Titulo I:Cosas Compra:Semana 4:prototipo:Prototipo Celular:registrarse empresa c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6000" cy="6908800"/>
                    </a:xfrm>
                    <a:prstGeom prst="rect">
                      <a:avLst/>
                    </a:prstGeom>
                    <a:noFill/>
                    <a:ln>
                      <a:noFill/>
                    </a:ln>
                  </pic:spPr>
                </pic:pic>
              </a:graphicData>
            </a:graphic>
          </wp:inline>
        </w:drawing>
      </w:r>
    </w:p>
    <w:p w14:paraId="0A0458EC" w14:textId="2CBEDE86" w:rsidR="00220356" w:rsidRDefault="00220356" w:rsidP="00220356">
      <w:r>
        <w:t>Subir foto social</w:t>
      </w:r>
      <w:r>
        <w:rPr>
          <w:noProof/>
          <w:lang w:val="es-ES"/>
        </w:rPr>
        <w:drawing>
          <wp:inline distT="0" distB="0" distL="0" distR="0" wp14:anchorId="2B79C10A" wp14:editId="26808D71">
            <wp:extent cx="3238500" cy="6261100"/>
            <wp:effectExtent l="0" t="0" r="12700" b="12700"/>
            <wp:docPr id="26" name="Imagen 26" descr="Macintosh HD:Users:franciscoovalle:Google Drive:Cosas U:Primer Semestre 2015:Proyecto de Titulo I:Cosas Compra:Semana 4:prototipo:Prototipo Celular:Social Sub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franciscoovalle:Google Drive:Cosas U:Primer Semestre 2015:Proyecto de Titulo I:Cosas Compra:Semana 4:prototipo:Prototipo Celular:Social Subi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6261100"/>
                    </a:xfrm>
                    <a:prstGeom prst="rect">
                      <a:avLst/>
                    </a:prstGeom>
                    <a:noFill/>
                    <a:ln>
                      <a:noFill/>
                    </a:ln>
                  </pic:spPr>
                </pic:pic>
              </a:graphicData>
            </a:graphic>
          </wp:inline>
        </w:drawing>
      </w:r>
    </w:p>
    <w:p w14:paraId="316B968B" w14:textId="170CA09D" w:rsidR="00220356" w:rsidRDefault="00220356" w:rsidP="00220356">
      <w:r>
        <w:t>Comentar foto social</w:t>
      </w:r>
      <w:r>
        <w:rPr>
          <w:noProof/>
          <w:lang w:val="es-ES"/>
        </w:rPr>
        <w:drawing>
          <wp:inline distT="0" distB="0" distL="0" distR="0" wp14:anchorId="57FA7FAC" wp14:editId="14BFA43E">
            <wp:extent cx="3200400" cy="6273800"/>
            <wp:effectExtent l="0" t="0" r="0" b="0"/>
            <wp:docPr id="27" name="Imagen 27" descr="Macintosh HD:Users:franciscoovalle:Google Drive:Cosas U:Primer Semestre 2015:Proyecto de Titulo I:Cosas Compra:Semana 4:prototipo:Prototipo Celular:Social Come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franciscoovalle:Google Drive:Cosas U:Primer Semestre 2015:Proyecto de Titulo I:Cosas Compra:Semana 4:prototipo:Prototipo Celular:Social Coment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6273800"/>
                    </a:xfrm>
                    <a:prstGeom prst="rect">
                      <a:avLst/>
                    </a:prstGeom>
                    <a:noFill/>
                    <a:ln>
                      <a:noFill/>
                    </a:ln>
                  </pic:spPr>
                </pic:pic>
              </a:graphicData>
            </a:graphic>
          </wp:inline>
        </w:drawing>
      </w:r>
    </w:p>
    <w:p w14:paraId="5A7A6274" w14:textId="09A00E1F" w:rsidR="00220356" w:rsidRDefault="00220356" w:rsidP="00220356">
      <w:r>
        <w:t>Publicar producto empresa</w:t>
      </w:r>
      <w:r>
        <w:rPr>
          <w:noProof/>
          <w:lang w:val="es-ES"/>
        </w:rPr>
        <w:drawing>
          <wp:inline distT="0" distB="0" distL="0" distR="0" wp14:anchorId="4CD98DA7" wp14:editId="5F7E4168">
            <wp:extent cx="3213100" cy="6261100"/>
            <wp:effectExtent l="0" t="0" r="12700" b="12700"/>
            <wp:docPr id="28" name="Imagen 28" descr="Macintosh HD:Users:franciscoovalle:Google Drive:Cosas U:Primer Semestre 2015:Proyecto de Titulo I:Cosas Compra:Semana 4:prototipo:Prototipo Celular:publicar producto 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franciscoovalle:Google Drive:Cosas U:Primer Semestre 2015:Proyecto de Titulo I:Cosas Compra:Semana 4:prototipo:Prototipo Celular:publicar producto c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3100" cy="6261100"/>
                    </a:xfrm>
                    <a:prstGeom prst="rect">
                      <a:avLst/>
                    </a:prstGeom>
                    <a:noFill/>
                    <a:ln>
                      <a:noFill/>
                    </a:ln>
                  </pic:spPr>
                </pic:pic>
              </a:graphicData>
            </a:graphic>
          </wp:inline>
        </w:drawing>
      </w:r>
    </w:p>
    <w:p w14:paraId="31E1AA8C" w14:textId="67F7547A" w:rsidR="002F086B" w:rsidRDefault="002F086B" w:rsidP="00220356">
      <w:r>
        <w:t>Administrar cuenta usuario</w:t>
      </w:r>
      <w:r w:rsidR="00E829AB">
        <w:rPr>
          <w:noProof/>
          <w:lang w:val="es-ES"/>
        </w:rPr>
        <w:drawing>
          <wp:inline distT="0" distB="0" distL="0" distR="0" wp14:anchorId="516D012D" wp14:editId="58A25DDA">
            <wp:extent cx="3530600" cy="6870700"/>
            <wp:effectExtent l="0" t="0" r="0" b="12700"/>
            <wp:docPr id="30" name="Imagen 30" descr="Macintosh HD:Users:franciscoovalle:Google Drive:Cosas U:Primer Semestre 2015:Proyecto de Titulo I:Cosas Compra:Semana 4:prototipo:Prototipo Celular:admin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franciscoovalle:Google Drive:Cosas U:Primer Semestre 2015:Proyecto de Titulo I:Cosas Compra:Semana 4:prototipo:Prototipo Celular:administrar cli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0600" cy="6870700"/>
                    </a:xfrm>
                    <a:prstGeom prst="rect">
                      <a:avLst/>
                    </a:prstGeom>
                    <a:noFill/>
                    <a:ln>
                      <a:noFill/>
                    </a:ln>
                  </pic:spPr>
                </pic:pic>
              </a:graphicData>
            </a:graphic>
          </wp:inline>
        </w:drawing>
      </w:r>
    </w:p>
    <w:p w14:paraId="1670B5D2" w14:textId="4D9BD523" w:rsidR="00E829AB" w:rsidRPr="00220356" w:rsidRDefault="00E829AB" w:rsidP="00220356">
      <w:r>
        <w:t>Administrar cuenta empresa</w:t>
      </w:r>
      <w:r>
        <w:rPr>
          <w:noProof/>
          <w:lang w:val="es-ES"/>
        </w:rPr>
        <w:drawing>
          <wp:inline distT="0" distB="0" distL="0" distR="0" wp14:anchorId="5948FCEE" wp14:editId="724EA1A3">
            <wp:extent cx="3530600" cy="6896100"/>
            <wp:effectExtent l="0" t="0" r="0" b="12700"/>
            <wp:docPr id="31" name="Imagen 31" descr="Macintosh HD:Users:franciscoovalle:Google Drive:Cosas U:Primer Semestre 2015:Proyecto de Titulo I:Cosas Compra:Semana 4:prototipo:Prototipo Celular:administrar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franciscoovalle:Google Drive:Cosas U:Primer Semestre 2015:Proyecto de Titulo I:Cosas Compra:Semana 4:prototipo:Prototipo Celular:administrar empres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0600" cy="6896100"/>
                    </a:xfrm>
                    <a:prstGeom prst="rect">
                      <a:avLst/>
                    </a:prstGeom>
                    <a:noFill/>
                    <a:ln>
                      <a:noFill/>
                    </a:ln>
                  </pic:spPr>
                </pic:pic>
              </a:graphicData>
            </a:graphic>
          </wp:inline>
        </w:drawing>
      </w:r>
    </w:p>
    <w:p w14:paraId="0DDFA2C8" w14:textId="747FD979" w:rsidR="006B3C88" w:rsidRPr="006B3C88" w:rsidRDefault="006B3C88" w:rsidP="006B3C88">
      <w:pPr>
        <w:pStyle w:val="Ttulo1"/>
      </w:pPr>
      <w:bookmarkStart w:id="28" w:name="_Toc290595049"/>
      <w:r>
        <w:t>Definir que se hizo – que se hará en la siguiente semana y problemas encontrados</w:t>
      </w:r>
      <w:bookmarkEnd w:id="28"/>
      <w:r>
        <w:t xml:space="preserve"> </w:t>
      </w:r>
    </w:p>
    <w:p w14:paraId="2CCAB154" w14:textId="77777777" w:rsidR="0048594D" w:rsidRDefault="0048594D" w:rsidP="0048594D">
      <w:pPr>
        <w:pStyle w:val="Prrafodelista"/>
        <w:numPr>
          <w:ilvl w:val="0"/>
          <w:numId w:val="35"/>
        </w:numPr>
      </w:pPr>
      <w:r>
        <w:t>¿Que se hizo?</w:t>
      </w:r>
    </w:p>
    <w:p w14:paraId="7701A1DA" w14:textId="77777777" w:rsidR="0048594D" w:rsidRDefault="0048594D" w:rsidP="0048594D">
      <w:pPr>
        <w:pStyle w:val="Prrafodelista"/>
        <w:numPr>
          <w:ilvl w:val="0"/>
          <w:numId w:val="33"/>
        </w:numPr>
        <w:spacing w:after="160" w:line="259" w:lineRule="auto"/>
      </w:pPr>
      <w:r>
        <w:t>Prototipo.</w:t>
      </w:r>
    </w:p>
    <w:p w14:paraId="14AB2D32" w14:textId="77777777" w:rsidR="0048594D" w:rsidRDefault="0048594D" w:rsidP="0048594D">
      <w:pPr>
        <w:pStyle w:val="Prrafodelista"/>
        <w:numPr>
          <w:ilvl w:val="0"/>
          <w:numId w:val="33"/>
        </w:numPr>
        <w:spacing w:after="160" w:line="259" w:lineRule="auto"/>
      </w:pPr>
      <w:r>
        <w:t>Corrección semana pasada.</w:t>
      </w:r>
    </w:p>
    <w:p w14:paraId="05F19A87" w14:textId="77777777" w:rsidR="0048594D" w:rsidRDefault="0048594D" w:rsidP="0048594D">
      <w:pPr>
        <w:pStyle w:val="Prrafodelista"/>
        <w:numPr>
          <w:ilvl w:val="0"/>
          <w:numId w:val="33"/>
        </w:numPr>
        <w:spacing w:after="160" w:line="259" w:lineRule="auto"/>
      </w:pPr>
      <w:r>
        <w:t>Justificación de la metodología de gestión y desarrollo.</w:t>
      </w:r>
    </w:p>
    <w:p w14:paraId="20C1EBD6" w14:textId="77777777" w:rsidR="0048594D" w:rsidRDefault="0048594D" w:rsidP="0048594D">
      <w:pPr>
        <w:pStyle w:val="Prrafodelista"/>
        <w:numPr>
          <w:ilvl w:val="0"/>
          <w:numId w:val="33"/>
        </w:numPr>
        <w:spacing w:after="160" w:line="259" w:lineRule="auto"/>
      </w:pPr>
      <w:r>
        <w:t>Definición de roles SCRUM y XP.</w:t>
      </w:r>
    </w:p>
    <w:p w14:paraId="4A812C76" w14:textId="77777777" w:rsidR="0048594D" w:rsidRDefault="0048594D" w:rsidP="0048594D">
      <w:pPr>
        <w:pStyle w:val="Prrafodelista"/>
        <w:numPr>
          <w:ilvl w:val="0"/>
          <w:numId w:val="33"/>
        </w:numPr>
        <w:spacing w:after="160" w:line="259" w:lineRule="auto"/>
      </w:pPr>
      <w:r>
        <w:t>Retroalimentación.</w:t>
      </w:r>
    </w:p>
    <w:p w14:paraId="58937BCA" w14:textId="77777777" w:rsidR="0048594D" w:rsidRDefault="0048594D" w:rsidP="0048594D">
      <w:pPr>
        <w:pStyle w:val="Prrafodelista"/>
        <w:numPr>
          <w:ilvl w:val="0"/>
          <w:numId w:val="33"/>
        </w:numPr>
        <w:spacing w:after="160" w:line="259" w:lineRule="auto"/>
      </w:pPr>
      <w:r>
        <w:t>Definición de requisitos no funcionales.</w:t>
      </w:r>
    </w:p>
    <w:p w14:paraId="2D00D4D1" w14:textId="77777777" w:rsidR="0048594D" w:rsidRDefault="0048594D" w:rsidP="0048594D"/>
    <w:p w14:paraId="7593F256" w14:textId="5408BA6F" w:rsidR="00074149" w:rsidRDefault="0048594D" w:rsidP="00074149">
      <w:pPr>
        <w:pStyle w:val="Prrafodelista"/>
        <w:numPr>
          <w:ilvl w:val="0"/>
          <w:numId w:val="35"/>
        </w:numPr>
      </w:pPr>
      <w:r>
        <w:t>¿Que se hará?</w:t>
      </w:r>
    </w:p>
    <w:p w14:paraId="2571F302" w14:textId="77777777" w:rsidR="0048594D" w:rsidRDefault="0048594D" w:rsidP="0048594D">
      <w:pPr>
        <w:pStyle w:val="Prrafodelista"/>
        <w:numPr>
          <w:ilvl w:val="0"/>
          <w:numId w:val="34"/>
        </w:numPr>
        <w:spacing w:after="160" w:line="259" w:lineRule="auto"/>
      </w:pPr>
      <w:r>
        <w:t>Desarrollo hito 1 y su posterior exposición.</w:t>
      </w:r>
    </w:p>
    <w:p w14:paraId="6DE519D9" w14:textId="096E02B0" w:rsidR="00074149" w:rsidRDefault="00074149" w:rsidP="0048594D">
      <w:pPr>
        <w:pStyle w:val="Prrafodelista"/>
        <w:numPr>
          <w:ilvl w:val="0"/>
          <w:numId w:val="34"/>
        </w:numPr>
        <w:spacing w:after="160" w:line="259" w:lineRule="auto"/>
      </w:pPr>
      <w:r>
        <w:t>Correcciones.</w:t>
      </w:r>
    </w:p>
    <w:p w14:paraId="1F845C8F" w14:textId="77777777" w:rsidR="0048594D" w:rsidRDefault="0048594D" w:rsidP="0048594D">
      <w:pPr>
        <w:pStyle w:val="Prrafodelista"/>
        <w:numPr>
          <w:ilvl w:val="0"/>
          <w:numId w:val="34"/>
        </w:numPr>
        <w:spacing w:after="160" w:line="259" w:lineRule="auto"/>
      </w:pPr>
      <w:r>
        <w:t>Kickoff.</w:t>
      </w:r>
    </w:p>
    <w:p w14:paraId="782F4ECE" w14:textId="77777777" w:rsidR="006B3C88" w:rsidRPr="006B3C88" w:rsidRDefault="006B3C88" w:rsidP="006B3C88"/>
    <w:sectPr w:rsidR="006B3C88" w:rsidRPr="006B3C88" w:rsidSect="00DB4D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20F4"/>
    <w:multiLevelType w:val="hybridMultilevel"/>
    <w:tmpl w:val="EA7C5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217DF3"/>
    <w:multiLevelType w:val="hybridMultilevel"/>
    <w:tmpl w:val="4C6E799C"/>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682EDA"/>
    <w:multiLevelType w:val="hybridMultilevel"/>
    <w:tmpl w:val="151E76D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56611E3"/>
    <w:multiLevelType w:val="hybridMultilevel"/>
    <w:tmpl w:val="041E2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841442"/>
    <w:multiLevelType w:val="hybridMultilevel"/>
    <w:tmpl w:val="A89A893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65A3B4C"/>
    <w:multiLevelType w:val="hybridMultilevel"/>
    <w:tmpl w:val="49D03416"/>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6">
    <w:nsid w:val="19CD101E"/>
    <w:multiLevelType w:val="hybridMultilevel"/>
    <w:tmpl w:val="D8CEE2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8119A"/>
    <w:multiLevelType w:val="hybridMultilevel"/>
    <w:tmpl w:val="0DC0CD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21D94652"/>
    <w:multiLevelType w:val="multilevel"/>
    <w:tmpl w:val="ED628DBA"/>
    <w:lvl w:ilvl="0">
      <w:start w:val="3"/>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nsid w:val="26651FCE"/>
    <w:multiLevelType w:val="hybridMultilevel"/>
    <w:tmpl w:val="CF2C729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0">
    <w:nsid w:val="30D63B0D"/>
    <w:multiLevelType w:val="hybridMultilevel"/>
    <w:tmpl w:val="3788C50A"/>
    <w:lvl w:ilvl="0" w:tplc="979CAF96">
      <w:start w:val="1"/>
      <w:numFmt w:val="bullet"/>
      <w:lvlText w:val=""/>
      <w:lvlJc w:val="left"/>
      <w:pPr>
        <w:tabs>
          <w:tab w:val="num" w:pos="720"/>
        </w:tabs>
        <w:ind w:left="720" w:hanging="360"/>
      </w:pPr>
      <w:rPr>
        <w:rFonts w:ascii="Wingdings" w:hAnsi="Wingdings" w:hint="default"/>
      </w:rPr>
    </w:lvl>
    <w:lvl w:ilvl="1" w:tplc="978097D8" w:tentative="1">
      <w:start w:val="1"/>
      <w:numFmt w:val="bullet"/>
      <w:lvlText w:val=""/>
      <w:lvlJc w:val="left"/>
      <w:pPr>
        <w:tabs>
          <w:tab w:val="num" w:pos="1440"/>
        </w:tabs>
        <w:ind w:left="1440" w:hanging="360"/>
      </w:pPr>
      <w:rPr>
        <w:rFonts w:ascii="Wingdings" w:hAnsi="Wingdings" w:hint="default"/>
      </w:rPr>
    </w:lvl>
    <w:lvl w:ilvl="2" w:tplc="E77AB9D8" w:tentative="1">
      <w:start w:val="1"/>
      <w:numFmt w:val="bullet"/>
      <w:lvlText w:val=""/>
      <w:lvlJc w:val="left"/>
      <w:pPr>
        <w:tabs>
          <w:tab w:val="num" w:pos="2160"/>
        </w:tabs>
        <w:ind w:left="2160" w:hanging="360"/>
      </w:pPr>
      <w:rPr>
        <w:rFonts w:ascii="Wingdings" w:hAnsi="Wingdings" w:hint="default"/>
      </w:rPr>
    </w:lvl>
    <w:lvl w:ilvl="3" w:tplc="1E2832C4" w:tentative="1">
      <w:start w:val="1"/>
      <w:numFmt w:val="bullet"/>
      <w:lvlText w:val=""/>
      <w:lvlJc w:val="left"/>
      <w:pPr>
        <w:tabs>
          <w:tab w:val="num" w:pos="2880"/>
        </w:tabs>
        <w:ind w:left="2880" w:hanging="360"/>
      </w:pPr>
      <w:rPr>
        <w:rFonts w:ascii="Wingdings" w:hAnsi="Wingdings" w:hint="default"/>
      </w:rPr>
    </w:lvl>
    <w:lvl w:ilvl="4" w:tplc="D012FFBC" w:tentative="1">
      <w:start w:val="1"/>
      <w:numFmt w:val="bullet"/>
      <w:lvlText w:val=""/>
      <w:lvlJc w:val="left"/>
      <w:pPr>
        <w:tabs>
          <w:tab w:val="num" w:pos="3600"/>
        </w:tabs>
        <w:ind w:left="3600" w:hanging="360"/>
      </w:pPr>
      <w:rPr>
        <w:rFonts w:ascii="Wingdings" w:hAnsi="Wingdings" w:hint="default"/>
      </w:rPr>
    </w:lvl>
    <w:lvl w:ilvl="5" w:tplc="92625B82" w:tentative="1">
      <w:start w:val="1"/>
      <w:numFmt w:val="bullet"/>
      <w:lvlText w:val=""/>
      <w:lvlJc w:val="left"/>
      <w:pPr>
        <w:tabs>
          <w:tab w:val="num" w:pos="4320"/>
        </w:tabs>
        <w:ind w:left="4320" w:hanging="360"/>
      </w:pPr>
      <w:rPr>
        <w:rFonts w:ascii="Wingdings" w:hAnsi="Wingdings" w:hint="default"/>
      </w:rPr>
    </w:lvl>
    <w:lvl w:ilvl="6" w:tplc="03925B76" w:tentative="1">
      <w:start w:val="1"/>
      <w:numFmt w:val="bullet"/>
      <w:lvlText w:val=""/>
      <w:lvlJc w:val="left"/>
      <w:pPr>
        <w:tabs>
          <w:tab w:val="num" w:pos="5040"/>
        </w:tabs>
        <w:ind w:left="5040" w:hanging="360"/>
      </w:pPr>
      <w:rPr>
        <w:rFonts w:ascii="Wingdings" w:hAnsi="Wingdings" w:hint="default"/>
      </w:rPr>
    </w:lvl>
    <w:lvl w:ilvl="7" w:tplc="46905F3C" w:tentative="1">
      <w:start w:val="1"/>
      <w:numFmt w:val="bullet"/>
      <w:lvlText w:val=""/>
      <w:lvlJc w:val="left"/>
      <w:pPr>
        <w:tabs>
          <w:tab w:val="num" w:pos="5760"/>
        </w:tabs>
        <w:ind w:left="5760" w:hanging="360"/>
      </w:pPr>
      <w:rPr>
        <w:rFonts w:ascii="Wingdings" w:hAnsi="Wingdings" w:hint="default"/>
      </w:rPr>
    </w:lvl>
    <w:lvl w:ilvl="8" w:tplc="DBDE5184" w:tentative="1">
      <w:start w:val="1"/>
      <w:numFmt w:val="bullet"/>
      <w:lvlText w:val=""/>
      <w:lvlJc w:val="left"/>
      <w:pPr>
        <w:tabs>
          <w:tab w:val="num" w:pos="6480"/>
        </w:tabs>
        <w:ind w:left="6480" w:hanging="360"/>
      </w:pPr>
      <w:rPr>
        <w:rFonts w:ascii="Wingdings" w:hAnsi="Wingdings" w:hint="default"/>
      </w:rPr>
    </w:lvl>
  </w:abstractNum>
  <w:abstractNum w:abstractNumId="11">
    <w:nsid w:val="33DF2571"/>
    <w:multiLevelType w:val="hybridMultilevel"/>
    <w:tmpl w:val="E1086E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8F25031"/>
    <w:multiLevelType w:val="hybridMultilevel"/>
    <w:tmpl w:val="65E46F9E"/>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3">
    <w:nsid w:val="3EE35D32"/>
    <w:multiLevelType w:val="hybridMultilevel"/>
    <w:tmpl w:val="0AEC7DEE"/>
    <w:lvl w:ilvl="0" w:tplc="0C0A0003">
      <w:start w:val="1"/>
      <w:numFmt w:val="bullet"/>
      <w:lvlText w:val="o"/>
      <w:lvlJc w:val="left"/>
      <w:pPr>
        <w:ind w:left="1440" w:hanging="360"/>
      </w:pPr>
      <w:rPr>
        <w:rFonts w:ascii="Courier New" w:hAnsi="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43DB6F70"/>
    <w:multiLevelType w:val="hybridMultilevel"/>
    <w:tmpl w:val="B7083D7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5">
    <w:nsid w:val="45296768"/>
    <w:multiLevelType w:val="hybridMultilevel"/>
    <w:tmpl w:val="76369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3341A6"/>
    <w:multiLevelType w:val="hybridMultilevel"/>
    <w:tmpl w:val="80E088E0"/>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8B33162"/>
    <w:multiLevelType w:val="hybridMultilevel"/>
    <w:tmpl w:val="55C019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75611E"/>
    <w:multiLevelType w:val="hybridMultilevel"/>
    <w:tmpl w:val="25822ED2"/>
    <w:lvl w:ilvl="0" w:tplc="0C0A0001">
      <w:start w:val="1"/>
      <w:numFmt w:val="bullet"/>
      <w:lvlText w:val=""/>
      <w:lvlJc w:val="left"/>
      <w:pPr>
        <w:ind w:left="1070" w:hanging="360"/>
      </w:pPr>
      <w:rPr>
        <w:rFonts w:ascii="Symbol" w:hAnsi="Symbol" w:hint="default"/>
      </w:rPr>
    </w:lvl>
    <w:lvl w:ilvl="1" w:tplc="0C0A0003">
      <w:start w:val="1"/>
      <w:numFmt w:val="bullet"/>
      <w:lvlText w:val="o"/>
      <w:lvlJc w:val="left"/>
      <w:pPr>
        <w:ind w:left="1790" w:hanging="360"/>
      </w:pPr>
      <w:rPr>
        <w:rFonts w:ascii="Courier New" w:hAnsi="Courier New" w:hint="default"/>
      </w:rPr>
    </w:lvl>
    <w:lvl w:ilvl="2" w:tplc="0C0A0005">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nsid w:val="50FF0155"/>
    <w:multiLevelType w:val="hybridMultilevel"/>
    <w:tmpl w:val="7A80EC5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5374582B"/>
    <w:multiLevelType w:val="hybridMultilevel"/>
    <w:tmpl w:val="CC989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7A757C3"/>
    <w:multiLevelType w:val="hybridMultilevel"/>
    <w:tmpl w:val="19460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A774014"/>
    <w:multiLevelType w:val="hybridMultilevel"/>
    <w:tmpl w:val="1E62F916"/>
    <w:lvl w:ilvl="0" w:tplc="0C0A0003">
      <w:start w:val="1"/>
      <w:numFmt w:val="bullet"/>
      <w:lvlText w:val="o"/>
      <w:lvlJc w:val="left"/>
      <w:pPr>
        <w:ind w:left="1790" w:hanging="360"/>
      </w:pPr>
      <w:rPr>
        <w:rFonts w:ascii="Courier New" w:hAnsi="Courier New" w:hint="default"/>
      </w:rPr>
    </w:lvl>
    <w:lvl w:ilvl="1" w:tplc="0C0A0003" w:tentative="1">
      <w:start w:val="1"/>
      <w:numFmt w:val="bullet"/>
      <w:lvlText w:val="o"/>
      <w:lvlJc w:val="left"/>
      <w:pPr>
        <w:ind w:left="2510" w:hanging="360"/>
      </w:pPr>
      <w:rPr>
        <w:rFonts w:ascii="Courier New" w:hAnsi="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3">
    <w:nsid w:val="5D12328A"/>
    <w:multiLevelType w:val="hybridMultilevel"/>
    <w:tmpl w:val="32180EE6"/>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4">
    <w:nsid w:val="5DF003F0"/>
    <w:multiLevelType w:val="hybridMultilevel"/>
    <w:tmpl w:val="412494AE"/>
    <w:lvl w:ilvl="0" w:tplc="1E2CE058">
      <w:start w:val="1"/>
      <w:numFmt w:val="lowerLetter"/>
      <w:lvlText w:val="%1."/>
      <w:lvlJc w:val="left"/>
      <w:pPr>
        <w:ind w:left="2061" w:hanging="360"/>
      </w:pPr>
      <w:rPr>
        <w:rFonts w:hint="default"/>
      </w:rPr>
    </w:lvl>
    <w:lvl w:ilvl="1" w:tplc="340A0019" w:tentative="1">
      <w:start w:val="1"/>
      <w:numFmt w:val="lowerLetter"/>
      <w:lvlText w:val="%2."/>
      <w:lvlJc w:val="left"/>
      <w:pPr>
        <w:ind w:left="2781" w:hanging="360"/>
      </w:pPr>
    </w:lvl>
    <w:lvl w:ilvl="2" w:tplc="340A001B" w:tentative="1">
      <w:start w:val="1"/>
      <w:numFmt w:val="lowerRoman"/>
      <w:lvlText w:val="%3."/>
      <w:lvlJc w:val="right"/>
      <w:pPr>
        <w:ind w:left="3501" w:hanging="180"/>
      </w:pPr>
    </w:lvl>
    <w:lvl w:ilvl="3" w:tplc="340A000F" w:tentative="1">
      <w:start w:val="1"/>
      <w:numFmt w:val="decimal"/>
      <w:lvlText w:val="%4."/>
      <w:lvlJc w:val="left"/>
      <w:pPr>
        <w:ind w:left="4221" w:hanging="360"/>
      </w:pPr>
    </w:lvl>
    <w:lvl w:ilvl="4" w:tplc="340A0019" w:tentative="1">
      <w:start w:val="1"/>
      <w:numFmt w:val="lowerLetter"/>
      <w:lvlText w:val="%5."/>
      <w:lvlJc w:val="left"/>
      <w:pPr>
        <w:ind w:left="4941" w:hanging="360"/>
      </w:pPr>
    </w:lvl>
    <w:lvl w:ilvl="5" w:tplc="340A001B" w:tentative="1">
      <w:start w:val="1"/>
      <w:numFmt w:val="lowerRoman"/>
      <w:lvlText w:val="%6."/>
      <w:lvlJc w:val="right"/>
      <w:pPr>
        <w:ind w:left="5661" w:hanging="180"/>
      </w:pPr>
    </w:lvl>
    <w:lvl w:ilvl="6" w:tplc="340A000F" w:tentative="1">
      <w:start w:val="1"/>
      <w:numFmt w:val="decimal"/>
      <w:lvlText w:val="%7."/>
      <w:lvlJc w:val="left"/>
      <w:pPr>
        <w:ind w:left="6381" w:hanging="360"/>
      </w:pPr>
    </w:lvl>
    <w:lvl w:ilvl="7" w:tplc="340A0019" w:tentative="1">
      <w:start w:val="1"/>
      <w:numFmt w:val="lowerLetter"/>
      <w:lvlText w:val="%8."/>
      <w:lvlJc w:val="left"/>
      <w:pPr>
        <w:ind w:left="7101" w:hanging="360"/>
      </w:pPr>
    </w:lvl>
    <w:lvl w:ilvl="8" w:tplc="340A001B" w:tentative="1">
      <w:start w:val="1"/>
      <w:numFmt w:val="lowerRoman"/>
      <w:lvlText w:val="%9."/>
      <w:lvlJc w:val="right"/>
      <w:pPr>
        <w:ind w:left="7821" w:hanging="180"/>
      </w:pPr>
    </w:lvl>
  </w:abstractNum>
  <w:abstractNum w:abstractNumId="25">
    <w:nsid w:val="67E169AB"/>
    <w:multiLevelType w:val="hybridMultilevel"/>
    <w:tmpl w:val="0E785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AA46E1D"/>
    <w:multiLevelType w:val="hybridMultilevel"/>
    <w:tmpl w:val="5394D270"/>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7">
    <w:nsid w:val="6ACA206D"/>
    <w:multiLevelType w:val="hybridMultilevel"/>
    <w:tmpl w:val="136A36C8"/>
    <w:lvl w:ilvl="0" w:tplc="55923E3C">
      <w:numFmt w:val="bullet"/>
      <w:lvlText w:val="-"/>
      <w:lvlJc w:val="left"/>
      <w:pPr>
        <w:ind w:left="1777" w:hanging="360"/>
      </w:pPr>
      <w:rPr>
        <w:rFonts w:ascii="Arial" w:eastAsia="Times New Roman" w:hAnsi="Arial" w:cs="Arial" w:hint="default"/>
      </w:rPr>
    </w:lvl>
    <w:lvl w:ilvl="1" w:tplc="0C0A0003" w:tentative="1">
      <w:start w:val="1"/>
      <w:numFmt w:val="bullet"/>
      <w:lvlText w:val="o"/>
      <w:lvlJc w:val="left"/>
      <w:pPr>
        <w:ind w:left="2497" w:hanging="360"/>
      </w:pPr>
      <w:rPr>
        <w:rFonts w:ascii="Courier New" w:hAnsi="Courier New" w:cs="Courier New" w:hint="default"/>
      </w:rPr>
    </w:lvl>
    <w:lvl w:ilvl="2" w:tplc="0C0A0005" w:tentative="1">
      <w:start w:val="1"/>
      <w:numFmt w:val="bullet"/>
      <w:lvlText w:val=""/>
      <w:lvlJc w:val="left"/>
      <w:pPr>
        <w:ind w:left="3217" w:hanging="360"/>
      </w:pPr>
      <w:rPr>
        <w:rFonts w:ascii="Wingdings" w:hAnsi="Wingdings" w:hint="default"/>
      </w:rPr>
    </w:lvl>
    <w:lvl w:ilvl="3" w:tplc="0C0A0001" w:tentative="1">
      <w:start w:val="1"/>
      <w:numFmt w:val="bullet"/>
      <w:lvlText w:val=""/>
      <w:lvlJc w:val="left"/>
      <w:pPr>
        <w:ind w:left="3937" w:hanging="360"/>
      </w:pPr>
      <w:rPr>
        <w:rFonts w:ascii="Symbol" w:hAnsi="Symbol" w:hint="default"/>
      </w:rPr>
    </w:lvl>
    <w:lvl w:ilvl="4" w:tplc="0C0A0003" w:tentative="1">
      <w:start w:val="1"/>
      <w:numFmt w:val="bullet"/>
      <w:lvlText w:val="o"/>
      <w:lvlJc w:val="left"/>
      <w:pPr>
        <w:ind w:left="4657" w:hanging="360"/>
      </w:pPr>
      <w:rPr>
        <w:rFonts w:ascii="Courier New" w:hAnsi="Courier New" w:cs="Courier New" w:hint="default"/>
      </w:rPr>
    </w:lvl>
    <w:lvl w:ilvl="5" w:tplc="0C0A0005" w:tentative="1">
      <w:start w:val="1"/>
      <w:numFmt w:val="bullet"/>
      <w:lvlText w:val=""/>
      <w:lvlJc w:val="left"/>
      <w:pPr>
        <w:ind w:left="5377" w:hanging="360"/>
      </w:pPr>
      <w:rPr>
        <w:rFonts w:ascii="Wingdings" w:hAnsi="Wingdings" w:hint="default"/>
      </w:rPr>
    </w:lvl>
    <w:lvl w:ilvl="6" w:tplc="0C0A0001" w:tentative="1">
      <w:start w:val="1"/>
      <w:numFmt w:val="bullet"/>
      <w:lvlText w:val=""/>
      <w:lvlJc w:val="left"/>
      <w:pPr>
        <w:ind w:left="6097" w:hanging="360"/>
      </w:pPr>
      <w:rPr>
        <w:rFonts w:ascii="Symbol" w:hAnsi="Symbol" w:hint="default"/>
      </w:rPr>
    </w:lvl>
    <w:lvl w:ilvl="7" w:tplc="0C0A0003" w:tentative="1">
      <w:start w:val="1"/>
      <w:numFmt w:val="bullet"/>
      <w:lvlText w:val="o"/>
      <w:lvlJc w:val="left"/>
      <w:pPr>
        <w:ind w:left="6817" w:hanging="360"/>
      </w:pPr>
      <w:rPr>
        <w:rFonts w:ascii="Courier New" w:hAnsi="Courier New" w:cs="Courier New" w:hint="default"/>
      </w:rPr>
    </w:lvl>
    <w:lvl w:ilvl="8" w:tplc="0C0A0005" w:tentative="1">
      <w:start w:val="1"/>
      <w:numFmt w:val="bullet"/>
      <w:lvlText w:val=""/>
      <w:lvlJc w:val="left"/>
      <w:pPr>
        <w:ind w:left="7537" w:hanging="360"/>
      </w:pPr>
      <w:rPr>
        <w:rFonts w:ascii="Wingdings" w:hAnsi="Wingdings" w:hint="default"/>
      </w:rPr>
    </w:lvl>
  </w:abstractNum>
  <w:abstractNum w:abstractNumId="28">
    <w:nsid w:val="6EDC3DBE"/>
    <w:multiLevelType w:val="hybridMultilevel"/>
    <w:tmpl w:val="E270A60C"/>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6EDE1B8E"/>
    <w:multiLevelType w:val="hybridMultilevel"/>
    <w:tmpl w:val="21566956"/>
    <w:lvl w:ilvl="0" w:tplc="0C0A0003">
      <w:start w:val="1"/>
      <w:numFmt w:val="bullet"/>
      <w:lvlText w:val="o"/>
      <w:lvlJc w:val="left"/>
      <w:pPr>
        <w:ind w:left="179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391A4F"/>
    <w:multiLevelType w:val="multilevel"/>
    <w:tmpl w:val="263E99AC"/>
    <w:lvl w:ilvl="0">
      <w:start w:val="1"/>
      <w:numFmt w:val="decimal"/>
      <w:pStyle w:val="Ttulo1"/>
      <w:lvlText w:val="%1."/>
      <w:lvlJc w:val="left"/>
      <w:pPr>
        <w:tabs>
          <w:tab w:val="num" w:pos="786"/>
        </w:tabs>
        <w:ind w:left="786" w:hanging="360"/>
      </w:pPr>
      <w:rPr>
        <w:rFonts w:hint="default"/>
      </w:rPr>
    </w:lvl>
    <w:lvl w:ilvl="1">
      <w:start w:val="1"/>
      <w:numFmt w:val="decimal"/>
      <w:pStyle w:val="Ttulo2"/>
      <w:lvlText w:val="%1.%2."/>
      <w:lvlJc w:val="left"/>
      <w:pPr>
        <w:tabs>
          <w:tab w:val="num" w:pos="1152"/>
        </w:tabs>
        <w:ind w:left="1152" w:hanging="432"/>
      </w:pPr>
      <w:rPr>
        <w:rFonts w:hint="default"/>
      </w:rPr>
    </w:lvl>
    <w:lvl w:ilvl="2">
      <w:start w:val="1"/>
      <w:numFmt w:val="decimal"/>
      <w:lvlText w:val="%3.%2.1"/>
      <w:lvlJc w:val="left"/>
      <w:pPr>
        <w:tabs>
          <w:tab w:val="num" w:pos="1440"/>
        </w:tabs>
        <w:ind w:left="1440" w:hanging="360"/>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31">
    <w:nsid w:val="77DA377F"/>
    <w:multiLevelType w:val="hybridMultilevel"/>
    <w:tmpl w:val="0AF49C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D0E61FF"/>
    <w:multiLevelType w:val="hybridMultilevel"/>
    <w:tmpl w:val="5FBAB762"/>
    <w:lvl w:ilvl="0" w:tplc="0C0A0003">
      <w:start w:val="1"/>
      <w:numFmt w:val="bullet"/>
      <w:lvlText w:val="o"/>
      <w:lvlJc w:val="left"/>
      <w:pPr>
        <w:ind w:left="179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DC36E1B"/>
    <w:multiLevelType w:val="hybridMultilevel"/>
    <w:tmpl w:val="AEA0A274"/>
    <w:lvl w:ilvl="0" w:tplc="0C0A0001">
      <w:start w:val="1"/>
      <w:numFmt w:val="bullet"/>
      <w:lvlText w:val=""/>
      <w:lvlJc w:val="left"/>
      <w:pPr>
        <w:ind w:left="1428" w:hanging="360"/>
      </w:pPr>
      <w:rPr>
        <w:rFonts w:ascii="Symbol" w:hAnsi="Symbol" w:hint="default"/>
      </w:rPr>
    </w:lvl>
    <w:lvl w:ilvl="1" w:tplc="978097D8">
      <w:start w:val="1"/>
      <w:numFmt w:val="bullet"/>
      <w:lvlText w:val=""/>
      <w:lvlJc w:val="left"/>
      <w:pPr>
        <w:tabs>
          <w:tab w:val="num" w:pos="1440"/>
        </w:tabs>
        <w:ind w:left="1440" w:hanging="360"/>
      </w:pPr>
      <w:rPr>
        <w:rFonts w:ascii="Wingdings" w:hAnsi="Wingdings" w:hint="default"/>
      </w:rPr>
    </w:lvl>
    <w:lvl w:ilvl="2" w:tplc="E77AB9D8">
      <w:start w:val="1"/>
      <w:numFmt w:val="bullet"/>
      <w:lvlText w:val=""/>
      <w:lvlJc w:val="left"/>
      <w:pPr>
        <w:tabs>
          <w:tab w:val="num" w:pos="2160"/>
        </w:tabs>
        <w:ind w:left="2160" w:hanging="360"/>
      </w:pPr>
      <w:rPr>
        <w:rFonts w:ascii="Wingdings" w:hAnsi="Wingdings" w:hint="default"/>
      </w:rPr>
    </w:lvl>
    <w:lvl w:ilvl="3" w:tplc="340A000D">
      <w:start w:val="1"/>
      <w:numFmt w:val="bullet"/>
      <w:lvlText w:val=""/>
      <w:lvlJc w:val="left"/>
      <w:pPr>
        <w:tabs>
          <w:tab w:val="num" w:pos="2880"/>
        </w:tabs>
        <w:ind w:left="2880" w:hanging="360"/>
      </w:pPr>
      <w:rPr>
        <w:rFonts w:ascii="Wingdings" w:hAnsi="Wingdings" w:hint="default"/>
      </w:rPr>
    </w:lvl>
    <w:lvl w:ilvl="4" w:tplc="D012FFBC">
      <w:start w:val="1"/>
      <w:numFmt w:val="bullet"/>
      <w:lvlText w:val=""/>
      <w:lvlJc w:val="left"/>
      <w:pPr>
        <w:tabs>
          <w:tab w:val="num" w:pos="3600"/>
        </w:tabs>
        <w:ind w:left="3600" w:hanging="360"/>
      </w:pPr>
      <w:rPr>
        <w:rFonts w:ascii="Wingdings" w:hAnsi="Wingdings" w:hint="default"/>
      </w:rPr>
    </w:lvl>
    <w:lvl w:ilvl="5" w:tplc="92625B82">
      <w:start w:val="1"/>
      <w:numFmt w:val="bullet"/>
      <w:lvlText w:val=""/>
      <w:lvlJc w:val="left"/>
      <w:pPr>
        <w:tabs>
          <w:tab w:val="num" w:pos="4320"/>
        </w:tabs>
        <w:ind w:left="4320" w:hanging="360"/>
      </w:pPr>
      <w:rPr>
        <w:rFonts w:ascii="Wingdings" w:hAnsi="Wingdings" w:hint="default"/>
      </w:rPr>
    </w:lvl>
    <w:lvl w:ilvl="6" w:tplc="03925B76" w:tentative="1">
      <w:start w:val="1"/>
      <w:numFmt w:val="bullet"/>
      <w:lvlText w:val=""/>
      <w:lvlJc w:val="left"/>
      <w:pPr>
        <w:tabs>
          <w:tab w:val="num" w:pos="5040"/>
        </w:tabs>
        <w:ind w:left="5040" w:hanging="360"/>
      </w:pPr>
      <w:rPr>
        <w:rFonts w:ascii="Wingdings" w:hAnsi="Wingdings" w:hint="default"/>
      </w:rPr>
    </w:lvl>
    <w:lvl w:ilvl="7" w:tplc="46905F3C" w:tentative="1">
      <w:start w:val="1"/>
      <w:numFmt w:val="bullet"/>
      <w:lvlText w:val=""/>
      <w:lvlJc w:val="left"/>
      <w:pPr>
        <w:tabs>
          <w:tab w:val="num" w:pos="5760"/>
        </w:tabs>
        <w:ind w:left="5760" w:hanging="360"/>
      </w:pPr>
      <w:rPr>
        <w:rFonts w:ascii="Wingdings" w:hAnsi="Wingdings" w:hint="default"/>
      </w:rPr>
    </w:lvl>
    <w:lvl w:ilvl="8" w:tplc="DBDE5184" w:tentative="1">
      <w:start w:val="1"/>
      <w:numFmt w:val="bullet"/>
      <w:lvlText w:val=""/>
      <w:lvlJc w:val="left"/>
      <w:pPr>
        <w:tabs>
          <w:tab w:val="num" w:pos="6480"/>
        </w:tabs>
        <w:ind w:left="6480" w:hanging="360"/>
      </w:pPr>
      <w:rPr>
        <w:rFonts w:ascii="Wingdings" w:hAnsi="Wingdings" w:hint="default"/>
      </w:rPr>
    </w:lvl>
  </w:abstractNum>
  <w:abstractNum w:abstractNumId="34">
    <w:nsid w:val="7FC33E81"/>
    <w:multiLevelType w:val="hybridMultilevel"/>
    <w:tmpl w:val="D51642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20"/>
  </w:num>
  <w:num w:numId="2">
    <w:abstractNumId w:val="30"/>
  </w:num>
  <w:num w:numId="3">
    <w:abstractNumId w:val="6"/>
  </w:num>
  <w:num w:numId="4">
    <w:abstractNumId w:val="4"/>
  </w:num>
  <w:num w:numId="5">
    <w:abstractNumId w:val="13"/>
  </w:num>
  <w:num w:numId="6">
    <w:abstractNumId w:val="18"/>
  </w:num>
  <w:num w:numId="7">
    <w:abstractNumId w:val="17"/>
  </w:num>
  <w:num w:numId="8">
    <w:abstractNumId w:val="19"/>
  </w:num>
  <w:num w:numId="9">
    <w:abstractNumId w:val="7"/>
  </w:num>
  <w:num w:numId="10">
    <w:abstractNumId w:val="34"/>
  </w:num>
  <w:num w:numId="11">
    <w:abstractNumId w:val="10"/>
  </w:num>
  <w:num w:numId="12">
    <w:abstractNumId w:val="33"/>
  </w:num>
  <w:num w:numId="13">
    <w:abstractNumId w:val="31"/>
  </w:num>
  <w:num w:numId="14">
    <w:abstractNumId w:val="1"/>
  </w:num>
  <w:num w:numId="15">
    <w:abstractNumId w:val="29"/>
  </w:num>
  <w:num w:numId="16">
    <w:abstractNumId w:val="16"/>
  </w:num>
  <w:num w:numId="17">
    <w:abstractNumId w:val="32"/>
  </w:num>
  <w:num w:numId="18">
    <w:abstractNumId w:val="2"/>
  </w:num>
  <w:num w:numId="19">
    <w:abstractNumId w:val="22"/>
  </w:num>
  <w:num w:numId="2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8"/>
  </w:num>
  <w:num w:numId="24">
    <w:abstractNumId w:val="27"/>
  </w:num>
  <w:num w:numId="25">
    <w:abstractNumId w:val="9"/>
  </w:num>
  <w:num w:numId="26">
    <w:abstractNumId w:val="5"/>
  </w:num>
  <w:num w:numId="27">
    <w:abstractNumId w:val="3"/>
  </w:num>
  <w:num w:numId="28">
    <w:abstractNumId w:val="21"/>
  </w:num>
  <w:num w:numId="29">
    <w:abstractNumId w:val="15"/>
  </w:num>
  <w:num w:numId="30">
    <w:abstractNumId w:val="0"/>
  </w:num>
  <w:num w:numId="31">
    <w:abstractNumId w:val="28"/>
  </w:num>
  <w:num w:numId="32">
    <w:abstractNumId w:val="25"/>
  </w:num>
  <w:num w:numId="33">
    <w:abstractNumId w:val="23"/>
  </w:num>
  <w:num w:numId="34">
    <w:abstractNumId w:val="1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3AF"/>
    <w:rsid w:val="00000C6E"/>
    <w:rsid w:val="00003A44"/>
    <w:rsid w:val="00004EB6"/>
    <w:rsid w:val="00017065"/>
    <w:rsid w:val="00045CE1"/>
    <w:rsid w:val="00070B2E"/>
    <w:rsid w:val="00072478"/>
    <w:rsid w:val="00074149"/>
    <w:rsid w:val="00092FF8"/>
    <w:rsid w:val="000F00C8"/>
    <w:rsid w:val="000F17A0"/>
    <w:rsid w:val="000F6CD8"/>
    <w:rsid w:val="00122C09"/>
    <w:rsid w:val="00124A8A"/>
    <w:rsid w:val="00140A54"/>
    <w:rsid w:val="00141B41"/>
    <w:rsid w:val="001467F9"/>
    <w:rsid w:val="00167F13"/>
    <w:rsid w:val="00187514"/>
    <w:rsid w:val="0019319D"/>
    <w:rsid w:val="00196A61"/>
    <w:rsid w:val="001B421B"/>
    <w:rsid w:val="001C1CD8"/>
    <w:rsid w:val="001D2B33"/>
    <w:rsid w:val="001D5B8C"/>
    <w:rsid w:val="002036CA"/>
    <w:rsid w:val="00220356"/>
    <w:rsid w:val="00220D20"/>
    <w:rsid w:val="0024593C"/>
    <w:rsid w:val="00250F48"/>
    <w:rsid w:val="00262793"/>
    <w:rsid w:val="00266D83"/>
    <w:rsid w:val="00294220"/>
    <w:rsid w:val="002A6BB2"/>
    <w:rsid w:val="002B262C"/>
    <w:rsid w:val="002C3103"/>
    <w:rsid w:val="002C37F0"/>
    <w:rsid w:val="002C7B8F"/>
    <w:rsid w:val="002D59ED"/>
    <w:rsid w:val="002D5A57"/>
    <w:rsid w:val="002E6074"/>
    <w:rsid w:val="002F086B"/>
    <w:rsid w:val="002F2D2C"/>
    <w:rsid w:val="00303C81"/>
    <w:rsid w:val="00306DE2"/>
    <w:rsid w:val="0033596C"/>
    <w:rsid w:val="003402FE"/>
    <w:rsid w:val="00343123"/>
    <w:rsid w:val="00346FCE"/>
    <w:rsid w:val="00361B2C"/>
    <w:rsid w:val="00385132"/>
    <w:rsid w:val="00394226"/>
    <w:rsid w:val="003A3A8C"/>
    <w:rsid w:val="003B05ED"/>
    <w:rsid w:val="003B6961"/>
    <w:rsid w:val="003D6820"/>
    <w:rsid w:val="00406EC0"/>
    <w:rsid w:val="00410190"/>
    <w:rsid w:val="0045030E"/>
    <w:rsid w:val="004566A6"/>
    <w:rsid w:val="00463381"/>
    <w:rsid w:val="0048594D"/>
    <w:rsid w:val="004969B9"/>
    <w:rsid w:val="004A5230"/>
    <w:rsid w:val="004C31E4"/>
    <w:rsid w:val="004F6217"/>
    <w:rsid w:val="005029DD"/>
    <w:rsid w:val="00504A9F"/>
    <w:rsid w:val="0051626E"/>
    <w:rsid w:val="00552724"/>
    <w:rsid w:val="005611E1"/>
    <w:rsid w:val="00583C10"/>
    <w:rsid w:val="0059014A"/>
    <w:rsid w:val="005B514C"/>
    <w:rsid w:val="005D5960"/>
    <w:rsid w:val="005D5A54"/>
    <w:rsid w:val="005E536B"/>
    <w:rsid w:val="005E5C1F"/>
    <w:rsid w:val="005E678B"/>
    <w:rsid w:val="00600A69"/>
    <w:rsid w:val="00616750"/>
    <w:rsid w:val="00620941"/>
    <w:rsid w:val="00622B1E"/>
    <w:rsid w:val="006240AD"/>
    <w:rsid w:val="0063248D"/>
    <w:rsid w:val="00634F42"/>
    <w:rsid w:val="0066195E"/>
    <w:rsid w:val="00674563"/>
    <w:rsid w:val="006944C9"/>
    <w:rsid w:val="00694F93"/>
    <w:rsid w:val="00695747"/>
    <w:rsid w:val="006A4312"/>
    <w:rsid w:val="006A73AF"/>
    <w:rsid w:val="006B3C88"/>
    <w:rsid w:val="006B53D6"/>
    <w:rsid w:val="006F3011"/>
    <w:rsid w:val="006F4ED7"/>
    <w:rsid w:val="0070458C"/>
    <w:rsid w:val="00734AA1"/>
    <w:rsid w:val="007416EB"/>
    <w:rsid w:val="007837A9"/>
    <w:rsid w:val="0078691F"/>
    <w:rsid w:val="007D6A9A"/>
    <w:rsid w:val="007E3E90"/>
    <w:rsid w:val="00803C1A"/>
    <w:rsid w:val="00830483"/>
    <w:rsid w:val="00841CCE"/>
    <w:rsid w:val="008468E4"/>
    <w:rsid w:val="008615D6"/>
    <w:rsid w:val="008730FD"/>
    <w:rsid w:val="00874D99"/>
    <w:rsid w:val="00877E7F"/>
    <w:rsid w:val="008A6906"/>
    <w:rsid w:val="008C2003"/>
    <w:rsid w:val="008D0E59"/>
    <w:rsid w:val="008D45E2"/>
    <w:rsid w:val="008E109D"/>
    <w:rsid w:val="008E55A0"/>
    <w:rsid w:val="009256EF"/>
    <w:rsid w:val="00936515"/>
    <w:rsid w:val="009416B2"/>
    <w:rsid w:val="00950430"/>
    <w:rsid w:val="00952971"/>
    <w:rsid w:val="00975A0A"/>
    <w:rsid w:val="0099256E"/>
    <w:rsid w:val="009A1DE0"/>
    <w:rsid w:val="009B029C"/>
    <w:rsid w:val="009D0D52"/>
    <w:rsid w:val="009D1E64"/>
    <w:rsid w:val="009E6EDA"/>
    <w:rsid w:val="009F4623"/>
    <w:rsid w:val="00A27FDE"/>
    <w:rsid w:val="00A37502"/>
    <w:rsid w:val="00A55567"/>
    <w:rsid w:val="00A61C55"/>
    <w:rsid w:val="00A65AA9"/>
    <w:rsid w:val="00AA453A"/>
    <w:rsid w:val="00AA56C7"/>
    <w:rsid w:val="00AD2572"/>
    <w:rsid w:val="00AE1E65"/>
    <w:rsid w:val="00AE23DF"/>
    <w:rsid w:val="00AE2FF1"/>
    <w:rsid w:val="00AF1983"/>
    <w:rsid w:val="00B0082B"/>
    <w:rsid w:val="00B01DB4"/>
    <w:rsid w:val="00B077FD"/>
    <w:rsid w:val="00B11B22"/>
    <w:rsid w:val="00B26787"/>
    <w:rsid w:val="00B332B9"/>
    <w:rsid w:val="00B35613"/>
    <w:rsid w:val="00B4085B"/>
    <w:rsid w:val="00B46239"/>
    <w:rsid w:val="00B558A8"/>
    <w:rsid w:val="00B57294"/>
    <w:rsid w:val="00B67D5A"/>
    <w:rsid w:val="00BD6F2E"/>
    <w:rsid w:val="00BE2294"/>
    <w:rsid w:val="00C12B64"/>
    <w:rsid w:val="00C26652"/>
    <w:rsid w:val="00C407F7"/>
    <w:rsid w:val="00C42B06"/>
    <w:rsid w:val="00C6385E"/>
    <w:rsid w:val="00C7162B"/>
    <w:rsid w:val="00C802F6"/>
    <w:rsid w:val="00C95AC9"/>
    <w:rsid w:val="00C96563"/>
    <w:rsid w:val="00CB26AE"/>
    <w:rsid w:val="00CC5E0C"/>
    <w:rsid w:val="00CC6D94"/>
    <w:rsid w:val="00CD07FC"/>
    <w:rsid w:val="00CF5E52"/>
    <w:rsid w:val="00CF68C1"/>
    <w:rsid w:val="00D10DF9"/>
    <w:rsid w:val="00D14F3C"/>
    <w:rsid w:val="00D2193F"/>
    <w:rsid w:val="00D36539"/>
    <w:rsid w:val="00D67F0C"/>
    <w:rsid w:val="00D7290A"/>
    <w:rsid w:val="00D76626"/>
    <w:rsid w:val="00D7748A"/>
    <w:rsid w:val="00DA45B5"/>
    <w:rsid w:val="00DB4DEE"/>
    <w:rsid w:val="00DD6DD4"/>
    <w:rsid w:val="00DE42AD"/>
    <w:rsid w:val="00DE452E"/>
    <w:rsid w:val="00DF7B22"/>
    <w:rsid w:val="00E27B9A"/>
    <w:rsid w:val="00E71341"/>
    <w:rsid w:val="00E829AB"/>
    <w:rsid w:val="00E86A10"/>
    <w:rsid w:val="00EC0EB6"/>
    <w:rsid w:val="00EE0C1B"/>
    <w:rsid w:val="00EF3E3F"/>
    <w:rsid w:val="00F06561"/>
    <w:rsid w:val="00F13CEE"/>
    <w:rsid w:val="00F2474F"/>
    <w:rsid w:val="00F41492"/>
    <w:rsid w:val="00F4366D"/>
    <w:rsid w:val="00F66664"/>
    <w:rsid w:val="00F81264"/>
    <w:rsid w:val="00F96088"/>
    <w:rsid w:val="00FA5CC4"/>
    <w:rsid w:val="00FC311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34C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E65"/>
  </w:style>
  <w:style w:type="paragraph" w:styleId="Ttulo1">
    <w:name w:val="heading 1"/>
    <w:basedOn w:val="Normal"/>
    <w:next w:val="Normal"/>
    <w:link w:val="Ttulo1Car"/>
    <w:qFormat/>
    <w:rsid w:val="00C802F6"/>
    <w:pPr>
      <w:keepNext/>
      <w:numPr>
        <w:numId w:val="2"/>
      </w:numPr>
      <w:tabs>
        <w:tab w:val="clear" w:pos="786"/>
        <w:tab w:val="num" w:pos="720"/>
      </w:tabs>
      <w:spacing w:before="240" w:after="60"/>
      <w:ind w:left="720"/>
      <w:outlineLvl w:val="0"/>
    </w:pPr>
    <w:rPr>
      <w:rFonts w:ascii="Arial" w:eastAsia="Times New Roman" w:hAnsi="Arial" w:cs="Arial"/>
      <w:b/>
      <w:bCs/>
      <w:kern w:val="32"/>
      <w:sz w:val="32"/>
      <w:szCs w:val="32"/>
      <w:lang w:val="es-ES"/>
    </w:rPr>
  </w:style>
  <w:style w:type="paragraph" w:styleId="Ttulo2">
    <w:name w:val="heading 2"/>
    <w:basedOn w:val="Normal"/>
    <w:next w:val="Normal"/>
    <w:link w:val="Ttulo2Car"/>
    <w:qFormat/>
    <w:rsid w:val="00C802F6"/>
    <w:pPr>
      <w:keepNext/>
      <w:numPr>
        <w:ilvl w:val="1"/>
        <w:numId w:val="2"/>
      </w:numPr>
      <w:spacing w:before="240" w:after="60"/>
      <w:outlineLvl w:val="1"/>
    </w:pPr>
    <w:rPr>
      <w:rFonts w:ascii="Arial" w:eastAsia="Times New Roman" w:hAnsi="Arial" w:cs="Arial"/>
      <w:b/>
      <w:bCs/>
      <w:i/>
      <w:i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02F6"/>
    <w:pPr>
      <w:ind w:left="720"/>
      <w:contextualSpacing/>
    </w:pPr>
  </w:style>
  <w:style w:type="character" w:customStyle="1" w:styleId="Ttulo1Car">
    <w:name w:val="Título 1 Car"/>
    <w:basedOn w:val="Fuentedeprrafopredeter"/>
    <w:link w:val="Ttulo1"/>
    <w:rsid w:val="00C802F6"/>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802F6"/>
    <w:rPr>
      <w:rFonts w:ascii="Arial" w:eastAsia="Times New Roman" w:hAnsi="Arial" w:cs="Arial"/>
      <w:b/>
      <w:bCs/>
      <w:i/>
      <w:iCs/>
      <w:sz w:val="28"/>
      <w:szCs w:val="28"/>
      <w:lang w:val="es-ES"/>
    </w:rPr>
  </w:style>
  <w:style w:type="paragraph" w:styleId="Textodeglobo">
    <w:name w:val="Balloon Text"/>
    <w:basedOn w:val="Normal"/>
    <w:link w:val="TextodegloboCar"/>
    <w:uiPriority w:val="99"/>
    <w:semiHidden/>
    <w:unhideWhenUsed/>
    <w:rsid w:val="00C802F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802F6"/>
    <w:rPr>
      <w:rFonts w:ascii="Lucida Grande" w:hAnsi="Lucida Grande" w:cs="Lucida Grande"/>
      <w:sz w:val="18"/>
      <w:szCs w:val="18"/>
    </w:rPr>
  </w:style>
  <w:style w:type="paragraph" w:styleId="Encabezadodetabladecontenido">
    <w:name w:val="TOC Heading"/>
    <w:basedOn w:val="Ttulo1"/>
    <w:next w:val="Normal"/>
    <w:uiPriority w:val="39"/>
    <w:unhideWhenUsed/>
    <w:qFormat/>
    <w:rsid w:val="00C407F7"/>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s-CL"/>
    </w:rPr>
  </w:style>
  <w:style w:type="paragraph" w:styleId="TDC1">
    <w:name w:val="toc 1"/>
    <w:basedOn w:val="Normal"/>
    <w:next w:val="Normal"/>
    <w:autoRedefine/>
    <w:uiPriority w:val="39"/>
    <w:unhideWhenUsed/>
    <w:rsid w:val="00C407F7"/>
    <w:pPr>
      <w:spacing w:before="120"/>
    </w:pPr>
    <w:rPr>
      <w:b/>
    </w:rPr>
  </w:style>
  <w:style w:type="paragraph" w:styleId="TDC2">
    <w:name w:val="toc 2"/>
    <w:basedOn w:val="Normal"/>
    <w:next w:val="Normal"/>
    <w:autoRedefine/>
    <w:uiPriority w:val="39"/>
    <w:unhideWhenUsed/>
    <w:rsid w:val="00C407F7"/>
    <w:pPr>
      <w:ind w:left="240"/>
    </w:pPr>
    <w:rPr>
      <w:b/>
      <w:sz w:val="22"/>
      <w:szCs w:val="22"/>
    </w:rPr>
  </w:style>
  <w:style w:type="paragraph" w:styleId="TDC3">
    <w:name w:val="toc 3"/>
    <w:basedOn w:val="Normal"/>
    <w:next w:val="Normal"/>
    <w:autoRedefine/>
    <w:uiPriority w:val="39"/>
    <w:semiHidden/>
    <w:unhideWhenUsed/>
    <w:rsid w:val="00C407F7"/>
    <w:pPr>
      <w:ind w:left="480"/>
    </w:pPr>
    <w:rPr>
      <w:sz w:val="22"/>
      <w:szCs w:val="22"/>
    </w:rPr>
  </w:style>
  <w:style w:type="paragraph" w:styleId="TDC4">
    <w:name w:val="toc 4"/>
    <w:basedOn w:val="Normal"/>
    <w:next w:val="Normal"/>
    <w:autoRedefine/>
    <w:uiPriority w:val="39"/>
    <w:semiHidden/>
    <w:unhideWhenUsed/>
    <w:rsid w:val="00C407F7"/>
    <w:pPr>
      <w:ind w:left="720"/>
    </w:pPr>
    <w:rPr>
      <w:sz w:val="20"/>
      <w:szCs w:val="20"/>
    </w:rPr>
  </w:style>
  <w:style w:type="paragraph" w:styleId="TDC5">
    <w:name w:val="toc 5"/>
    <w:basedOn w:val="Normal"/>
    <w:next w:val="Normal"/>
    <w:autoRedefine/>
    <w:uiPriority w:val="39"/>
    <w:semiHidden/>
    <w:unhideWhenUsed/>
    <w:rsid w:val="00C407F7"/>
    <w:pPr>
      <w:ind w:left="960"/>
    </w:pPr>
    <w:rPr>
      <w:sz w:val="20"/>
      <w:szCs w:val="20"/>
    </w:rPr>
  </w:style>
  <w:style w:type="paragraph" w:styleId="TDC6">
    <w:name w:val="toc 6"/>
    <w:basedOn w:val="Normal"/>
    <w:next w:val="Normal"/>
    <w:autoRedefine/>
    <w:uiPriority w:val="39"/>
    <w:semiHidden/>
    <w:unhideWhenUsed/>
    <w:rsid w:val="00C407F7"/>
    <w:pPr>
      <w:ind w:left="1200"/>
    </w:pPr>
    <w:rPr>
      <w:sz w:val="20"/>
      <w:szCs w:val="20"/>
    </w:rPr>
  </w:style>
  <w:style w:type="paragraph" w:styleId="TDC7">
    <w:name w:val="toc 7"/>
    <w:basedOn w:val="Normal"/>
    <w:next w:val="Normal"/>
    <w:autoRedefine/>
    <w:uiPriority w:val="39"/>
    <w:semiHidden/>
    <w:unhideWhenUsed/>
    <w:rsid w:val="00C407F7"/>
    <w:pPr>
      <w:ind w:left="1440"/>
    </w:pPr>
    <w:rPr>
      <w:sz w:val="20"/>
      <w:szCs w:val="20"/>
    </w:rPr>
  </w:style>
  <w:style w:type="paragraph" w:styleId="TDC8">
    <w:name w:val="toc 8"/>
    <w:basedOn w:val="Normal"/>
    <w:next w:val="Normal"/>
    <w:autoRedefine/>
    <w:uiPriority w:val="39"/>
    <w:semiHidden/>
    <w:unhideWhenUsed/>
    <w:rsid w:val="00C407F7"/>
    <w:pPr>
      <w:ind w:left="1680"/>
    </w:pPr>
    <w:rPr>
      <w:sz w:val="20"/>
      <w:szCs w:val="20"/>
    </w:rPr>
  </w:style>
  <w:style w:type="paragraph" w:styleId="TDC9">
    <w:name w:val="toc 9"/>
    <w:basedOn w:val="Normal"/>
    <w:next w:val="Normal"/>
    <w:autoRedefine/>
    <w:uiPriority w:val="39"/>
    <w:semiHidden/>
    <w:unhideWhenUsed/>
    <w:rsid w:val="00C407F7"/>
    <w:pPr>
      <w:ind w:left="1920"/>
    </w:pPr>
    <w:rPr>
      <w:sz w:val="20"/>
      <w:szCs w:val="20"/>
    </w:rPr>
  </w:style>
  <w:style w:type="paragraph" w:styleId="Revisin">
    <w:name w:val="Revision"/>
    <w:hidden/>
    <w:uiPriority w:val="99"/>
    <w:semiHidden/>
    <w:rsid w:val="00AA56C7"/>
  </w:style>
  <w:style w:type="paragraph" w:styleId="Sinespaciado">
    <w:name w:val="No Spacing"/>
    <w:uiPriority w:val="1"/>
    <w:qFormat/>
    <w:rsid w:val="00D76626"/>
    <w:rPr>
      <w:rFonts w:eastAsiaTheme="minorHAnsi"/>
      <w:sz w:val="22"/>
      <w:szCs w:val="22"/>
      <w:lang w:val="es-CL" w:eastAsia="en-US"/>
    </w:rPr>
  </w:style>
  <w:style w:type="character" w:styleId="Hipervnculo">
    <w:name w:val="Hyperlink"/>
    <w:basedOn w:val="Fuentedeprrafopredeter"/>
    <w:uiPriority w:val="99"/>
    <w:unhideWhenUsed/>
    <w:rsid w:val="00616750"/>
    <w:rPr>
      <w:color w:val="0000FF" w:themeColor="hyperlink"/>
      <w:u w:val="single"/>
    </w:rPr>
  </w:style>
  <w:style w:type="table" w:customStyle="1" w:styleId="Tablaconcuadrcula1">
    <w:name w:val="Tabla con cuadrícula1"/>
    <w:basedOn w:val="Tablanormal"/>
    <w:next w:val="Tablaconcuadrcula"/>
    <w:uiPriority w:val="39"/>
    <w:rsid w:val="00A61C55"/>
    <w:rPr>
      <w:rFonts w:eastAsiaTheme="minorHAnsi"/>
      <w:sz w:val="22"/>
      <w:szCs w:val="22"/>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
    <w:name w:val="Table Grid"/>
    <w:basedOn w:val="Tablanormal"/>
    <w:uiPriority w:val="59"/>
    <w:rsid w:val="00A61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E65"/>
  </w:style>
  <w:style w:type="paragraph" w:styleId="Ttulo1">
    <w:name w:val="heading 1"/>
    <w:basedOn w:val="Normal"/>
    <w:next w:val="Normal"/>
    <w:link w:val="Ttulo1Car"/>
    <w:qFormat/>
    <w:rsid w:val="00C802F6"/>
    <w:pPr>
      <w:keepNext/>
      <w:numPr>
        <w:numId w:val="2"/>
      </w:numPr>
      <w:tabs>
        <w:tab w:val="clear" w:pos="786"/>
        <w:tab w:val="num" w:pos="720"/>
      </w:tabs>
      <w:spacing w:before="240" w:after="60"/>
      <w:ind w:left="720"/>
      <w:outlineLvl w:val="0"/>
    </w:pPr>
    <w:rPr>
      <w:rFonts w:ascii="Arial" w:eastAsia="Times New Roman" w:hAnsi="Arial" w:cs="Arial"/>
      <w:b/>
      <w:bCs/>
      <w:kern w:val="32"/>
      <w:sz w:val="32"/>
      <w:szCs w:val="32"/>
      <w:lang w:val="es-ES"/>
    </w:rPr>
  </w:style>
  <w:style w:type="paragraph" w:styleId="Ttulo2">
    <w:name w:val="heading 2"/>
    <w:basedOn w:val="Normal"/>
    <w:next w:val="Normal"/>
    <w:link w:val="Ttulo2Car"/>
    <w:qFormat/>
    <w:rsid w:val="00C802F6"/>
    <w:pPr>
      <w:keepNext/>
      <w:numPr>
        <w:ilvl w:val="1"/>
        <w:numId w:val="2"/>
      </w:numPr>
      <w:spacing w:before="240" w:after="60"/>
      <w:outlineLvl w:val="1"/>
    </w:pPr>
    <w:rPr>
      <w:rFonts w:ascii="Arial" w:eastAsia="Times New Roman" w:hAnsi="Arial" w:cs="Arial"/>
      <w:b/>
      <w:bCs/>
      <w:i/>
      <w:i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02F6"/>
    <w:pPr>
      <w:ind w:left="720"/>
      <w:contextualSpacing/>
    </w:pPr>
  </w:style>
  <w:style w:type="character" w:customStyle="1" w:styleId="Ttulo1Car">
    <w:name w:val="Título 1 Car"/>
    <w:basedOn w:val="Fuentedeprrafopredeter"/>
    <w:link w:val="Ttulo1"/>
    <w:rsid w:val="00C802F6"/>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802F6"/>
    <w:rPr>
      <w:rFonts w:ascii="Arial" w:eastAsia="Times New Roman" w:hAnsi="Arial" w:cs="Arial"/>
      <w:b/>
      <w:bCs/>
      <w:i/>
      <w:iCs/>
      <w:sz w:val="28"/>
      <w:szCs w:val="28"/>
      <w:lang w:val="es-ES"/>
    </w:rPr>
  </w:style>
  <w:style w:type="paragraph" w:styleId="Textodeglobo">
    <w:name w:val="Balloon Text"/>
    <w:basedOn w:val="Normal"/>
    <w:link w:val="TextodegloboCar"/>
    <w:uiPriority w:val="99"/>
    <w:semiHidden/>
    <w:unhideWhenUsed/>
    <w:rsid w:val="00C802F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802F6"/>
    <w:rPr>
      <w:rFonts w:ascii="Lucida Grande" w:hAnsi="Lucida Grande" w:cs="Lucida Grande"/>
      <w:sz w:val="18"/>
      <w:szCs w:val="18"/>
    </w:rPr>
  </w:style>
  <w:style w:type="paragraph" w:styleId="Encabezadodetabladecontenido">
    <w:name w:val="TOC Heading"/>
    <w:basedOn w:val="Ttulo1"/>
    <w:next w:val="Normal"/>
    <w:uiPriority w:val="39"/>
    <w:unhideWhenUsed/>
    <w:qFormat/>
    <w:rsid w:val="00C407F7"/>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s-CL"/>
    </w:rPr>
  </w:style>
  <w:style w:type="paragraph" w:styleId="TDC1">
    <w:name w:val="toc 1"/>
    <w:basedOn w:val="Normal"/>
    <w:next w:val="Normal"/>
    <w:autoRedefine/>
    <w:uiPriority w:val="39"/>
    <w:unhideWhenUsed/>
    <w:rsid w:val="00C407F7"/>
    <w:pPr>
      <w:spacing w:before="120"/>
    </w:pPr>
    <w:rPr>
      <w:b/>
    </w:rPr>
  </w:style>
  <w:style w:type="paragraph" w:styleId="TDC2">
    <w:name w:val="toc 2"/>
    <w:basedOn w:val="Normal"/>
    <w:next w:val="Normal"/>
    <w:autoRedefine/>
    <w:uiPriority w:val="39"/>
    <w:unhideWhenUsed/>
    <w:rsid w:val="00C407F7"/>
    <w:pPr>
      <w:ind w:left="240"/>
    </w:pPr>
    <w:rPr>
      <w:b/>
      <w:sz w:val="22"/>
      <w:szCs w:val="22"/>
    </w:rPr>
  </w:style>
  <w:style w:type="paragraph" w:styleId="TDC3">
    <w:name w:val="toc 3"/>
    <w:basedOn w:val="Normal"/>
    <w:next w:val="Normal"/>
    <w:autoRedefine/>
    <w:uiPriority w:val="39"/>
    <w:semiHidden/>
    <w:unhideWhenUsed/>
    <w:rsid w:val="00C407F7"/>
    <w:pPr>
      <w:ind w:left="480"/>
    </w:pPr>
    <w:rPr>
      <w:sz w:val="22"/>
      <w:szCs w:val="22"/>
    </w:rPr>
  </w:style>
  <w:style w:type="paragraph" w:styleId="TDC4">
    <w:name w:val="toc 4"/>
    <w:basedOn w:val="Normal"/>
    <w:next w:val="Normal"/>
    <w:autoRedefine/>
    <w:uiPriority w:val="39"/>
    <w:semiHidden/>
    <w:unhideWhenUsed/>
    <w:rsid w:val="00C407F7"/>
    <w:pPr>
      <w:ind w:left="720"/>
    </w:pPr>
    <w:rPr>
      <w:sz w:val="20"/>
      <w:szCs w:val="20"/>
    </w:rPr>
  </w:style>
  <w:style w:type="paragraph" w:styleId="TDC5">
    <w:name w:val="toc 5"/>
    <w:basedOn w:val="Normal"/>
    <w:next w:val="Normal"/>
    <w:autoRedefine/>
    <w:uiPriority w:val="39"/>
    <w:semiHidden/>
    <w:unhideWhenUsed/>
    <w:rsid w:val="00C407F7"/>
    <w:pPr>
      <w:ind w:left="960"/>
    </w:pPr>
    <w:rPr>
      <w:sz w:val="20"/>
      <w:szCs w:val="20"/>
    </w:rPr>
  </w:style>
  <w:style w:type="paragraph" w:styleId="TDC6">
    <w:name w:val="toc 6"/>
    <w:basedOn w:val="Normal"/>
    <w:next w:val="Normal"/>
    <w:autoRedefine/>
    <w:uiPriority w:val="39"/>
    <w:semiHidden/>
    <w:unhideWhenUsed/>
    <w:rsid w:val="00C407F7"/>
    <w:pPr>
      <w:ind w:left="1200"/>
    </w:pPr>
    <w:rPr>
      <w:sz w:val="20"/>
      <w:szCs w:val="20"/>
    </w:rPr>
  </w:style>
  <w:style w:type="paragraph" w:styleId="TDC7">
    <w:name w:val="toc 7"/>
    <w:basedOn w:val="Normal"/>
    <w:next w:val="Normal"/>
    <w:autoRedefine/>
    <w:uiPriority w:val="39"/>
    <w:semiHidden/>
    <w:unhideWhenUsed/>
    <w:rsid w:val="00C407F7"/>
    <w:pPr>
      <w:ind w:left="1440"/>
    </w:pPr>
    <w:rPr>
      <w:sz w:val="20"/>
      <w:szCs w:val="20"/>
    </w:rPr>
  </w:style>
  <w:style w:type="paragraph" w:styleId="TDC8">
    <w:name w:val="toc 8"/>
    <w:basedOn w:val="Normal"/>
    <w:next w:val="Normal"/>
    <w:autoRedefine/>
    <w:uiPriority w:val="39"/>
    <w:semiHidden/>
    <w:unhideWhenUsed/>
    <w:rsid w:val="00C407F7"/>
    <w:pPr>
      <w:ind w:left="1680"/>
    </w:pPr>
    <w:rPr>
      <w:sz w:val="20"/>
      <w:szCs w:val="20"/>
    </w:rPr>
  </w:style>
  <w:style w:type="paragraph" w:styleId="TDC9">
    <w:name w:val="toc 9"/>
    <w:basedOn w:val="Normal"/>
    <w:next w:val="Normal"/>
    <w:autoRedefine/>
    <w:uiPriority w:val="39"/>
    <w:semiHidden/>
    <w:unhideWhenUsed/>
    <w:rsid w:val="00C407F7"/>
    <w:pPr>
      <w:ind w:left="1920"/>
    </w:pPr>
    <w:rPr>
      <w:sz w:val="20"/>
      <w:szCs w:val="20"/>
    </w:rPr>
  </w:style>
  <w:style w:type="paragraph" w:styleId="Revisin">
    <w:name w:val="Revision"/>
    <w:hidden/>
    <w:uiPriority w:val="99"/>
    <w:semiHidden/>
    <w:rsid w:val="00AA56C7"/>
  </w:style>
  <w:style w:type="paragraph" w:styleId="Sinespaciado">
    <w:name w:val="No Spacing"/>
    <w:uiPriority w:val="1"/>
    <w:qFormat/>
    <w:rsid w:val="00D76626"/>
    <w:rPr>
      <w:rFonts w:eastAsiaTheme="minorHAnsi"/>
      <w:sz w:val="22"/>
      <w:szCs w:val="22"/>
      <w:lang w:val="es-CL" w:eastAsia="en-US"/>
    </w:rPr>
  </w:style>
  <w:style w:type="character" w:styleId="Hipervnculo">
    <w:name w:val="Hyperlink"/>
    <w:basedOn w:val="Fuentedeprrafopredeter"/>
    <w:uiPriority w:val="99"/>
    <w:unhideWhenUsed/>
    <w:rsid w:val="00616750"/>
    <w:rPr>
      <w:color w:val="0000FF" w:themeColor="hyperlink"/>
      <w:u w:val="single"/>
    </w:rPr>
  </w:style>
  <w:style w:type="table" w:customStyle="1" w:styleId="Tablaconcuadrcula1">
    <w:name w:val="Tabla con cuadrícula1"/>
    <w:basedOn w:val="Tablanormal"/>
    <w:next w:val="Tablaconcuadrcula"/>
    <w:uiPriority w:val="39"/>
    <w:rsid w:val="00A61C55"/>
    <w:rPr>
      <w:rFonts w:eastAsiaTheme="minorHAnsi"/>
      <w:sz w:val="22"/>
      <w:szCs w:val="22"/>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
    <w:name w:val="Table Grid"/>
    <w:basedOn w:val="Tablanormal"/>
    <w:uiPriority w:val="59"/>
    <w:rsid w:val="00A61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80580">
      <w:bodyDiv w:val="1"/>
      <w:marLeft w:val="0"/>
      <w:marRight w:val="0"/>
      <w:marTop w:val="0"/>
      <w:marBottom w:val="0"/>
      <w:divBdr>
        <w:top w:val="none" w:sz="0" w:space="0" w:color="auto"/>
        <w:left w:val="none" w:sz="0" w:space="0" w:color="auto"/>
        <w:bottom w:val="none" w:sz="0" w:space="0" w:color="auto"/>
        <w:right w:val="none" w:sz="0" w:space="0" w:color="auto"/>
      </w:divBdr>
    </w:div>
    <w:div w:id="186332847">
      <w:bodyDiv w:val="1"/>
      <w:marLeft w:val="0"/>
      <w:marRight w:val="0"/>
      <w:marTop w:val="0"/>
      <w:marBottom w:val="0"/>
      <w:divBdr>
        <w:top w:val="none" w:sz="0" w:space="0" w:color="auto"/>
        <w:left w:val="none" w:sz="0" w:space="0" w:color="auto"/>
        <w:bottom w:val="none" w:sz="0" w:space="0" w:color="auto"/>
        <w:right w:val="none" w:sz="0" w:space="0" w:color="auto"/>
      </w:divBdr>
    </w:div>
    <w:div w:id="228464259">
      <w:bodyDiv w:val="1"/>
      <w:marLeft w:val="0"/>
      <w:marRight w:val="0"/>
      <w:marTop w:val="0"/>
      <w:marBottom w:val="0"/>
      <w:divBdr>
        <w:top w:val="none" w:sz="0" w:space="0" w:color="auto"/>
        <w:left w:val="none" w:sz="0" w:space="0" w:color="auto"/>
        <w:bottom w:val="none" w:sz="0" w:space="0" w:color="auto"/>
        <w:right w:val="none" w:sz="0" w:space="0" w:color="auto"/>
      </w:divBdr>
    </w:div>
    <w:div w:id="258148693">
      <w:bodyDiv w:val="1"/>
      <w:marLeft w:val="0"/>
      <w:marRight w:val="0"/>
      <w:marTop w:val="0"/>
      <w:marBottom w:val="0"/>
      <w:divBdr>
        <w:top w:val="none" w:sz="0" w:space="0" w:color="auto"/>
        <w:left w:val="none" w:sz="0" w:space="0" w:color="auto"/>
        <w:bottom w:val="none" w:sz="0" w:space="0" w:color="auto"/>
        <w:right w:val="none" w:sz="0" w:space="0" w:color="auto"/>
      </w:divBdr>
    </w:div>
    <w:div w:id="568079128">
      <w:bodyDiv w:val="1"/>
      <w:marLeft w:val="0"/>
      <w:marRight w:val="0"/>
      <w:marTop w:val="0"/>
      <w:marBottom w:val="0"/>
      <w:divBdr>
        <w:top w:val="none" w:sz="0" w:space="0" w:color="auto"/>
        <w:left w:val="none" w:sz="0" w:space="0" w:color="auto"/>
        <w:bottom w:val="none" w:sz="0" w:space="0" w:color="auto"/>
        <w:right w:val="none" w:sz="0" w:space="0" w:color="auto"/>
      </w:divBdr>
    </w:div>
    <w:div w:id="717053168">
      <w:bodyDiv w:val="1"/>
      <w:marLeft w:val="0"/>
      <w:marRight w:val="0"/>
      <w:marTop w:val="0"/>
      <w:marBottom w:val="0"/>
      <w:divBdr>
        <w:top w:val="none" w:sz="0" w:space="0" w:color="auto"/>
        <w:left w:val="none" w:sz="0" w:space="0" w:color="auto"/>
        <w:bottom w:val="none" w:sz="0" w:space="0" w:color="auto"/>
        <w:right w:val="none" w:sz="0" w:space="0" w:color="auto"/>
      </w:divBdr>
    </w:div>
    <w:div w:id="932397839">
      <w:bodyDiv w:val="1"/>
      <w:marLeft w:val="0"/>
      <w:marRight w:val="0"/>
      <w:marTop w:val="0"/>
      <w:marBottom w:val="0"/>
      <w:divBdr>
        <w:top w:val="none" w:sz="0" w:space="0" w:color="auto"/>
        <w:left w:val="none" w:sz="0" w:space="0" w:color="auto"/>
        <w:bottom w:val="none" w:sz="0" w:space="0" w:color="auto"/>
        <w:right w:val="none" w:sz="0" w:space="0" w:color="auto"/>
      </w:divBdr>
    </w:div>
    <w:div w:id="953486422">
      <w:bodyDiv w:val="1"/>
      <w:marLeft w:val="0"/>
      <w:marRight w:val="0"/>
      <w:marTop w:val="0"/>
      <w:marBottom w:val="0"/>
      <w:divBdr>
        <w:top w:val="none" w:sz="0" w:space="0" w:color="auto"/>
        <w:left w:val="none" w:sz="0" w:space="0" w:color="auto"/>
        <w:bottom w:val="none" w:sz="0" w:space="0" w:color="auto"/>
        <w:right w:val="none" w:sz="0" w:space="0" w:color="auto"/>
      </w:divBdr>
    </w:div>
    <w:div w:id="992221517">
      <w:bodyDiv w:val="1"/>
      <w:marLeft w:val="0"/>
      <w:marRight w:val="0"/>
      <w:marTop w:val="0"/>
      <w:marBottom w:val="0"/>
      <w:divBdr>
        <w:top w:val="none" w:sz="0" w:space="0" w:color="auto"/>
        <w:left w:val="none" w:sz="0" w:space="0" w:color="auto"/>
        <w:bottom w:val="none" w:sz="0" w:space="0" w:color="auto"/>
        <w:right w:val="none" w:sz="0" w:space="0" w:color="auto"/>
      </w:divBdr>
    </w:div>
    <w:div w:id="1015500501">
      <w:bodyDiv w:val="1"/>
      <w:marLeft w:val="0"/>
      <w:marRight w:val="0"/>
      <w:marTop w:val="0"/>
      <w:marBottom w:val="0"/>
      <w:divBdr>
        <w:top w:val="none" w:sz="0" w:space="0" w:color="auto"/>
        <w:left w:val="none" w:sz="0" w:space="0" w:color="auto"/>
        <w:bottom w:val="none" w:sz="0" w:space="0" w:color="auto"/>
        <w:right w:val="none" w:sz="0" w:space="0" w:color="auto"/>
      </w:divBdr>
    </w:div>
    <w:div w:id="1036151747">
      <w:bodyDiv w:val="1"/>
      <w:marLeft w:val="0"/>
      <w:marRight w:val="0"/>
      <w:marTop w:val="0"/>
      <w:marBottom w:val="0"/>
      <w:divBdr>
        <w:top w:val="none" w:sz="0" w:space="0" w:color="auto"/>
        <w:left w:val="none" w:sz="0" w:space="0" w:color="auto"/>
        <w:bottom w:val="none" w:sz="0" w:space="0" w:color="auto"/>
        <w:right w:val="none" w:sz="0" w:space="0" w:color="auto"/>
      </w:divBdr>
    </w:div>
    <w:div w:id="1124226373">
      <w:bodyDiv w:val="1"/>
      <w:marLeft w:val="0"/>
      <w:marRight w:val="0"/>
      <w:marTop w:val="0"/>
      <w:marBottom w:val="0"/>
      <w:divBdr>
        <w:top w:val="none" w:sz="0" w:space="0" w:color="auto"/>
        <w:left w:val="none" w:sz="0" w:space="0" w:color="auto"/>
        <w:bottom w:val="none" w:sz="0" w:space="0" w:color="auto"/>
        <w:right w:val="none" w:sz="0" w:space="0" w:color="auto"/>
      </w:divBdr>
    </w:div>
    <w:div w:id="1207133848">
      <w:bodyDiv w:val="1"/>
      <w:marLeft w:val="0"/>
      <w:marRight w:val="0"/>
      <w:marTop w:val="0"/>
      <w:marBottom w:val="0"/>
      <w:divBdr>
        <w:top w:val="none" w:sz="0" w:space="0" w:color="auto"/>
        <w:left w:val="none" w:sz="0" w:space="0" w:color="auto"/>
        <w:bottom w:val="none" w:sz="0" w:space="0" w:color="auto"/>
        <w:right w:val="none" w:sz="0" w:space="0" w:color="auto"/>
      </w:divBdr>
    </w:div>
    <w:div w:id="1347828309">
      <w:bodyDiv w:val="1"/>
      <w:marLeft w:val="0"/>
      <w:marRight w:val="0"/>
      <w:marTop w:val="0"/>
      <w:marBottom w:val="0"/>
      <w:divBdr>
        <w:top w:val="none" w:sz="0" w:space="0" w:color="auto"/>
        <w:left w:val="none" w:sz="0" w:space="0" w:color="auto"/>
        <w:bottom w:val="none" w:sz="0" w:space="0" w:color="auto"/>
        <w:right w:val="none" w:sz="0" w:space="0" w:color="auto"/>
      </w:divBdr>
    </w:div>
    <w:div w:id="1414281151">
      <w:bodyDiv w:val="1"/>
      <w:marLeft w:val="0"/>
      <w:marRight w:val="0"/>
      <w:marTop w:val="0"/>
      <w:marBottom w:val="0"/>
      <w:divBdr>
        <w:top w:val="none" w:sz="0" w:space="0" w:color="auto"/>
        <w:left w:val="none" w:sz="0" w:space="0" w:color="auto"/>
        <w:bottom w:val="none" w:sz="0" w:space="0" w:color="auto"/>
        <w:right w:val="none" w:sz="0" w:space="0" w:color="auto"/>
      </w:divBdr>
    </w:div>
    <w:div w:id="1429276098">
      <w:bodyDiv w:val="1"/>
      <w:marLeft w:val="0"/>
      <w:marRight w:val="0"/>
      <w:marTop w:val="0"/>
      <w:marBottom w:val="0"/>
      <w:divBdr>
        <w:top w:val="none" w:sz="0" w:space="0" w:color="auto"/>
        <w:left w:val="none" w:sz="0" w:space="0" w:color="auto"/>
        <w:bottom w:val="none" w:sz="0" w:space="0" w:color="auto"/>
        <w:right w:val="none" w:sz="0" w:space="0" w:color="auto"/>
      </w:divBdr>
    </w:div>
    <w:div w:id="1543470410">
      <w:bodyDiv w:val="1"/>
      <w:marLeft w:val="0"/>
      <w:marRight w:val="0"/>
      <w:marTop w:val="0"/>
      <w:marBottom w:val="0"/>
      <w:divBdr>
        <w:top w:val="none" w:sz="0" w:space="0" w:color="auto"/>
        <w:left w:val="none" w:sz="0" w:space="0" w:color="auto"/>
        <w:bottom w:val="none" w:sz="0" w:space="0" w:color="auto"/>
        <w:right w:val="none" w:sz="0" w:space="0" w:color="auto"/>
      </w:divBdr>
    </w:div>
    <w:div w:id="1557083367">
      <w:bodyDiv w:val="1"/>
      <w:marLeft w:val="0"/>
      <w:marRight w:val="0"/>
      <w:marTop w:val="0"/>
      <w:marBottom w:val="0"/>
      <w:divBdr>
        <w:top w:val="none" w:sz="0" w:space="0" w:color="auto"/>
        <w:left w:val="none" w:sz="0" w:space="0" w:color="auto"/>
        <w:bottom w:val="none" w:sz="0" w:space="0" w:color="auto"/>
        <w:right w:val="none" w:sz="0" w:space="0" w:color="auto"/>
      </w:divBdr>
    </w:div>
    <w:div w:id="1590651030">
      <w:bodyDiv w:val="1"/>
      <w:marLeft w:val="0"/>
      <w:marRight w:val="0"/>
      <w:marTop w:val="0"/>
      <w:marBottom w:val="0"/>
      <w:divBdr>
        <w:top w:val="none" w:sz="0" w:space="0" w:color="auto"/>
        <w:left w:val="none" w:sz="0" w:space="0" w:color="auto"/>
        <w:bottom w:val="none" w:sz="0" w:space="0" w:color="auto"/>
        <w:right w:val="none" w:sz="0" w:space="0" w:color="auto"/>
      </w:divBdr>
    </w:div>
    <w:div w:id="1622953573">
      <w:bodyDiv w:val="1"/>
      <w:marLeft w:val="0"/>
      <w:marRight w:val="0"/>
      <w:marTop w:val="0"/>
      <w:marBottom w:val="0"/>
      <w:divBdr>
        <w:top w:val="none" w:sz="0" w:space="0" w:color="auto"/>
        <w:left w:val="none" w:sz="0" w:space="0" w:color="auto"/>
        <w:bottom w:val="none" w:sz="0" w:space="0" w:color="auto"/>
        <w:right w:val="none" w:sz="0" w:space="0" w:color="auto"/>
      </w:divBdr>
    </w:div>
    <w:div w:id="1992322352">
      <w:bodyDiv w:val="1"/>
      <w:marLeft w:val="0"/>
      <w:marRight w:val="0"/>
      <w:marTop w:val="0"/>
      <w:marBottom w:val="0"/>
      <w:divBdr>
        <w:top w:val="none" w:sz="0" w:space="0" w:color="auto"/>
        <w:left w:val="none" w:sz="0" w:space="0" w:color="auto"/>
        <w:bottom w:val="none" w:sz="0" w:space="0" w:color="auto"/>
        <w:right w:val="none" w:sz="0" w:space="0" w:color="auto"/>
      </w:divBdr>
      <w:divsChild>
        <w:div w:id="653143017">
          <w:marLeft w:val="576"/>
          <w:marRight w:val="0"/>
          <w:marTop w:val="72"/>
          <w:marBottom w:val="120"/>
          <w:divBdr>
            <w:top w:val="none" w:sz="0" w:space="0" w:color="auto"/>
            <w:left w:val="none" w:sz="0" w:space="0" w:color="auto"/>
            <w:bottom w:val="none" w:sz="0" w:space="0" w:color="auto"/>
            <w:right w:val="none" w:sz="0" w:space="0" w:color="auto"/>
          </w:divBdr>
        </w:div>
        <w:div w:id="1725833348">
          <w:marLeft w:val="576"/>
          <w:marRight w:val="0"/>
          <w:marTop w:val="72"/>
          <w:marBottom w:val="120"/>
          <w:divBdr>
            <w:top w:val="none" w:sz="0" w:space="0" w:color="auto"/>
            <w:left w:val="none" w:sz="0" w:space="0" w:color="auto"/>
            <w:bottom w:val="none" w:sz="0" w:space="0" w:color="auto"/>
            <w:right w:val="none" w:sz="0" w:space="0" w:color="auto"/>
          </w:divBdr>
        </w:div>
        <w:div w:id="49499143">
          <w:marLeft w:val="576"/>
          <w:marRight w:val="0"/>
          <w:marTop w:val="72"/>
          <w:marBottom w:val="120"/>
          <w:divBdr>
            <w:top w:val="none" w:sz="0" w:space="0" w:color="auto"/>
            <w:left w:val="none" w:sz="0" w:space="0" w:color="auto"/>
            <w:bottom w:val="none" w:sz="0" w:space="0" w:color="auto"/>
            <w:right w:val="none" w:sz="0" w:space="0" w:color="auto"/>
          </w:divBdr>
        </w:div>
        <w:div w:id="115297712">
          <w:marLeft w:val="576"/>
          <w:marRight w:val="0"/>
          <w:marTop w:val="72"/>
          <w:marBottom w:val="12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jpg"/><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ntTable" Target="fontTable.xml"/><Relationship Id="rId10" Type="http://schemas.openxmlformats.org/officeDocument/2006/relationships/image" Target="media/image4.jp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1480D-2278-A34E-BD5D-8D1F7EC4E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29</Pages>
  <Words>2022</Words>
  <Characters>11125</Characters>
  <Application>Microsoft Macintosh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Ovalle</dc:creator>
  <cp:keywords/>
  <dc:description/>
  <cp:lastModifiedBy>Francisco Ovalle</cp:lastModifiedBy>
  <cp:revision>153</cp:revision>
  <cp:lastPrinted>2015-04-07T07:43:00Z</cp:lastPrinted>
  <dcterms:created xsi:type="dcterms:W3CDTF">2015-03-30T14:41:00Z</dcterms:created>
  <dcterms:modified xsi:type="dcterms:W3CDTF">2015-04-14T19:55:00Z</dcterms:modified>
</cp:coreProperties>
</file>